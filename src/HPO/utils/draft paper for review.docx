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87DD372" w14:textId="1448BADB" w:rsidR="00877348" w:rsidRDefault="00877348">
      <w:pPr>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color w:val="auto"/>
          <w:sz w:val="22"/>
          <w:szCs w:val="22"/>
        </w:rPr>
        <w:id w:val="-1181267728"/>
        <w:docPartObj>
          <w:docPartGallery w:val="Table of Contents"/>
          <w:docPartUnique/>
        </w:docPartObj>
      </w:sdtPr>
      <w:sdtEndPr>
        <w:rPr>
          <w:b/>
          <w:bCs/>
          <w:noProof/>
        </w:rPr>
      </w:sdtEndPr>
      <w:sdtContent>
        <w:p w14:paraId="4E259F05" w14:textId="5BE440C8" w:rsidR="00877348" w:rsidRDefault="00877348">
          <w:pPr>
            <w:pStyle w:val="TOCHeading"/>
          </w:pPr>
          <w:r>
            <w:t>Contents</w:t>
          </w:r>
        </w:p>
        <w:p w14:paraId="3A82F441" w14:textId="7400EEFA" w:rsidR="00FB3E63" w:rsidRDefault="00877348">
          <w:pPr>
            <w:pStyle w:val="TOC1"/>
            <w:tabs>
              <w:tab w:val="left" w:pos="440"/>
              <w:tab w:val="right" w:leader="dot" w:pos="10110"/>
            </w:tabs>
            <w:rPr>
              <w:rFonts w:eastAsiaTheme="minorEastAsia"/>
              <w:noProof/>
              <w:lang w:val="en-GB" w:eastAsia="en-GB"/>
            </w:rPr>
          </w:pPr>
          <w:r>
            <w:fldChar w:fldCharType="begin"/>
          </w:r>
          <w:r>
            <w:instrText xml:space="preserve"> TOC \o "1-3" \h \z \u </w:instrText>
          </w:r>
          <w:r>
            <w:fldChar w:fldCharType="separate"/>
          </w:r>
          <w:hyperlink w:anchor="_Toc114152563" w:history="1">
            <w:r w:rsidR="00FB3E63" w:rsidRPr="00CA7837">
              <w:rPr>
                <w:rStyle w:val="Hyperlink"/>
                <w:noProof/>
              </w:rPr>
              <w:t>2.</w:t>
            </w:r>
            <w:r w:rsidR="00FB3E63">
              <w:rPr>
                <w:rFonts w:eastAsiaTheme="minorEastAsia"/>
                <w:noProof/>
                <w:lang w:val="en-GB" w:eastAsia="en-GB"/>
              </w:rPr>
              <w:tab/>
            </w:r>
            <w:r w:rsidR="00FB3E63" w:rsidRPr="00CA7837">
              <w:rPr>
                <w:rStyle w:val="Hyperlink"/>
                <w:noProof/>
              </w:rPr>
              <w:t>Abstract</w:t>
            </w:r>
            <w:r w:rsidR="00FB3E63">
              <w:rPr>
                <w:noProof/>
                <w:webHidden/>
              </w:rPr>
              <w:tab/>
            </w:r>
            <w:r w:rsidR="00FB3E63">
              <w:rPr>
                <w:noProof/>
                <w:webHidden/>
              </w:rPr>
              <w:fldChar w:fldCharType="begin"/>
            </w:r>
            <w:r w:rsidR="00FB3E63">
              <w:rPr>
                <w:noProof/>
                <w:webHidden/>
              </w:rPr>
              <w:instrText xml:space="preserve"> PAGEREF _Toc114152563 \h </w:instrText>
            </w:r>
            <w:r w:rsidR="00FB3E63">
              <w:rPr>
                <w:noProof/>
                <w:webHidden/>
              </w:rPr>
            </w:r>
            <w:r w:rsidR="00FB3E63">
              <w:rPr>
                <w:noProof/>
                <w:webHidden/>
              </w:rPr>
              <w:fldChar w:fldCharType="separate"/>
            </w:r>
            <w:r w:rsidR="008F25D4">
              <w:rPr>
                <w:noProof/>
                <w:webHidden/>
              </w:rPr>
              <w:t>2</w:t>
            </w:r>
            <w:r w:rsidR="00FB3E63">
              <w:rPr>
                <w:noProof/>
                <w:webHidden/>
              </w:rPr>
              <w:fldChar w:fldCharType="end"/>
            </w:r>
          </w:hyperlink>
        </w:p>
        <w:p w14:paraId="4CE13874" w14:textId="4F3BDF69" w:rsidR="00FB3E63" w:rsidRDefault="00000000">
          <w:pPr>
            <w:pStyle w:val="TOC1"/>
            <w:tabs>
              <w:tab w:val="left" w:pos="440"/>
              <w:tab w:val="right" w:leader="dot" w:pos="10110"/>
            </w:tabs>
            <w:rPr>
              <w:rFonts w:eastAsiaTheme="minorEastAsia"/>
              <w:noProof/>
              <w:lang w:val="en-GB" w:eastAsia="en-GB"/>
            </w:rPr>
          </w:pPr>
          <w:hyperlink w:anchor="_Toc114152564" w:history="1">
            <w:r w:rsidR="00FB3E63" w:rsidRPr="00CA7837">
              <w:rPr>
                <w:rStyle w:val="Hyperlink"/>
                <w:noProof/>
              </w:rPr>
              <w:t>3.</w:t>
            </w:r>
            <w:r w:rsidR="00FB3E63">
              <w:rPr>
                <w:rFonts w:eastAsiaTheme="minorEastAsia"/>
                <w:noProof/>
                <w:lang w:val="en-GB" w:eastAsia="en-GB"/>
              </w:rPr>
              <w:tab/>
            </w:r>
            <w:r w:rsidR="00FB3E63" w:rsidRPr="00CA7837">
              <w:rPr>
                <w:rStyle w:val="Hyperlink"/>
                <w:noProof/>
              </w:rPr>
              <w:t>Intro</w:t>
            </w:r>
            <w:r w:rsidR="00FB3E63">
              <w:rPr>
                <w:noProof/>
                <w:webHidden/>
              </w:rPr>
              <w:tab/>
            </w:r>
            <w:r w:rsidR="00FB3E63">
              <w:rPr>
                <w:noProof/>
                <w:webHidden/>
              </w:rPr>
              <w:fldChar w:fldCharType="begin"/>
            </w:r>
            <w:r w:rsidR="00FB3E63">
              <w:rPr>
                <w:noProof/>
                <w:webHidden/>
              </w:rPr>
              <w:instrText xml:space="preserve"> PAGEREF _Toc114152564 \h </w:instrText>
            </w:r>
            <w:r w:rsidR="00FB3E63">
              <w:rPr>
                <w:noProof/>
                <w:webHidden/>
              </w:rPr>
            </w:r>
            <w:r w:rsidR="00FB3E63">
              <w:rPr>
                <w:noProof/>
                <w:webHidden/>
              </w:rPr>
              <w:fldChar w:fldCharType="separate"/>
            </w:r>
            <w:r w:rsidR="008F25D4">
              <w:rPr>
                <w:noProof/>
                <w:webHidden/>
              </w:rPr>
              <w:t>2</w:t>
            </w:r>
            <w:r w:rsidR="00FB3E63">
              <w:rPr>
                <w:noProof/>
                <w:webHidden/>
              </w:rPr>
              <w:fldChar w:fldCharType="end"/>
            </w:r>
          </w:hyperlink>
        </w:p>
        <w:p w14:paraId="773FA7FC" w14:textId="7E7FDFE5" w:rsidR="00FB3E63" w:rsidRDefault="00000000">
          <w:pPr>
            <w:pStyle w:val="TOC1"/>
            <w:tabs>
              <w:tab w:val="left" w:pos="440"/>
              <w:tab w:val="right" w:leader="dot" w:pos="10110"/>
            </w:tabs>
            <w:rPr>
              <w:rFonts w:eastAsiaTheme="minorEastAsia"/>
              <w:noProof/>
              <w:lang w:val="en-GB" w:eastAsia="en-GB"/>
            </w:rPr>
          </w:pPr>
          <w:hyperlink w:anchor="_Toc114152565" w:history="1">
            <w:r w:rsidR="00FB3E63" w:rsidRPr="00CA7837">
              <w:rPr>
                <w:rStyle w:val="Hyperlink"/>
                <w:noProof/>
              </w:rPr>
              <w:t>4.</w:t>
            </w:r>
            <w:r w:rsidR="00FB3E63">
              <w:rPr>
                <w:rFonts w:eastAsiaTheme="minorEastAsia"/>
                <w:noProof/>
                <w:lang w:val="en-GB" w:eastAsia="en-GB"/>
              </w:rPr>
              <w:tab/>
            </w:r>
            <w:r w:rsidR="00FB3E63" w:rsidRPr="00CA7837">
              <w:rPr>
                <w:rStyle w:val="Hyperlink"/>
                <w:noProof/>
              </w:rPr>
              <w:t>Methodology and results</w:t>
            </w:r>
            <w:r w:rsidR="00FB3E63">
              <w:rPr>
                <w:noProof/>
                <w:webHidden/>
              </w:rPr>
              <w:tab/>
            </w:r>
            <w:r w:rsidR="00FB3E63">
              <w:rPr>
                <w:noProof/>
                <w:webHidden/>
              </w:rPr>
              <w:fldChar w:fldCharType="begin"/>
            </w:r>
            <w:r w:rsidR="00FB3E63">
              <w:rPr>
                <w:noProof/>
                <w:webHidden/>
              </w:rPr>
              <w:instrText xml:space="preserve"> PAGEREF _Toc114152565 \h </w:instrText>
            </w:r>
            <w:r w:rsidR="00FB3E63">
              <w:rPr>
                <w:noProof/>
                <w:webHidden/>
              </w:rPr>
            </w:r>
            <w:r w:rsidR="00FB3E63">
              <w:rPr>
                <w:noProof/>
                <w:webHidden/>
              </w:rPr>
              <w:fldChar w:fldCharType="separate"/>
            </w:r>
            <w:r w:rsidR="008F25D4">
              <w:rPr>
                <w:noProof/>
                <w:webHidden/>
              </w:rPr>
              <w:t>4</w:t>
            </w:r>
            <w:r w:rsidR="00FB3E63">
              <w:rPr>
                <w:noProof/>
                <w:webHidden/>
              </w:rPr>
              <w:fldChar w:fldCharType="end"/>
            </w:r>
          </w:hyperlink>
        </w:p>
        <w:p w14:paraId="601C5353" w14:textId="1BEB5D69" w:rsidR="00FB3E63" w:rsidRDefault="00000000">
          <w:pPr>
            <w:pStyle w:val="TOC2"/>
            <w:tabs>
              <w:tab w:val="left" w:pos="880"/>
              <w:tab w:val="right" w:leader="dot" w:pos="10110"/>
            </w:tabs>
            <w:rPr>
              <w:rFonts w:eastAsiaTheme="minorEastAsia"/>
              <w:noProof/>
              <w:lang w:val="en-GB" w:eastAsia="en-GB"/>
            </w:rPr>
          </w:pPr>
          <w:hyperlink w:anchor="_Toc114152566" w:history="1">
            <w:r w:rsidR="00FB3E63" w:rsidRPr="00CA7837">
              <w:rPr>
                <w:rStyle w:val="Hyperlink"/>
                <w:noProof/>
              </w:rPr>
              <w:t>4.1.</w:t>
            </w:r>
            <w:r w:rsidR="00FB3E63">
              <w:rPr>
                <w:rFonts w:eastAsiaTheme="minorEastAsia"/>
                <w:noProof/>
                <w:lang w:val="en-GB" w:eastAsia="en-GB"/>
              </w:rPr>
              <w:tab/>
            </w:r>
            <w:r w:rsidR="00FB3E63" w:rsidRPr="00CA7837">
              <w:rPr>
                <w:rStyle w:val="Hyperlink"/>
                <w:noProof/>
              </w:rPr>
              <w:t>Data generation:</w:t>
            </w:r>
            <w:r w:rsidR="00FB3E63">
              <w:rPr>
                <w:noProof/>
                <w:webHidden/>
              </w:rPr>
              <w:tab/>
            </w:r>
            <w:r w:rsidR="00FB3E63">
              <w:rPr>
                <w:noProof/>
                <w:webHidden/>
              </w:rPr>
              <w:fldChar w:fldCharType="begin"/>
            </w:r>
            <w:r w:rsidR="00FB3E63">
              <w:rPr>
                <w:noProof/>
                <w:webHidden/>
              </w:rPr>
              <w:instrText xml:space="preserve"> PAGEREF _Toc114152566 \h </w:instrText>
            </w:r>
            <w:r w:rsidR="00FB3E63">
              <w:rPr>
                <w:noProof/>
                <w:webHidden/>
              </w:rPr>
            </w:r>
            <w:r w:rsidR="00FB3E63">
              <w:rPr>
                <w:noProof/>
                <w:webHidden/>
              </w:rPr>
              <w:fldChar w:fldCharType="separate"/>
            </w:r>
            <w:r w:rsidR="008F25D4">
              <w:rPr>
                <w:noProof/>
                <w:webHidden/>
              </w:rPr>
              <w:t>4</w:t>
            </w:r>
            <w:r w:rsidR="00FB3E63">
              <w:rPr>
                <w:noProof/>
                <w:webHidden/>
              </w:rPr>
              <w:fldChar w:fldCharType="end"/>
            </w:r>
          </w:hyperlink>
        </w:p>
        <w:p w14:paraId="39B57CD5" w14:textId="406D91AA" w:rsidR="00FB3E63" w:rsidRDefault="00000000">
          <w:pPr>
            <w:pStyle w:val="TOC3"/>
            <w:tabs>
              <w:tab w:val="left" w:pos="1320"/>
              <w:tab w:val="right" w:leader="dot" w:pos="10110"/>
            </w:tabs>
            <w:rPr>
              <w:rFonts w:eastAsiaTheme="minorEastAsia"/>
              <w:noProof/>
              <w:lang w:val="en-GB" w:eastAsia="en-GB"/>
            </w:rPr>
          </w:pPr>
          <w:hyperlink w:anchor="_Toc114152567" w:history="1">
            <w:r w:rsidR="00FB3E63" w:rsidRPr="00CA7837">
              <w:rPr>
                <w:rStyle w:val="Hyperlink"/>
                <w:noProof/>
              </w:rPr>
              <w:t>4.1.1.</w:t>
            </w:r>
            <w:r w:rsidR="00FB3E63">
              <w:rPr>
                <w:rFonts w:eastAsiaTheme="minorEastAsia"/>
                <w:noProof/>
                <w:lang w:val="en-GB" w:eastAsia="en-GB"/>
              </w:rPr>
              <w:tab/>
            </w:r>
            <w:r w:rsidR="00FB3E63" w:rsidRPr="00CA7837">
              <w:rPr>
                <w:rStyle w:val="Hyperlink"/>
                <w:noProof/>
              </w:rPr>
              <w:t>Experimental data collection</w:t>
            </w:r>
            <w:r w:rsidR="00FB3E63">
              <w:rPr>
                <w:noProof/>
                <w:webHidden/>
              </w:rPr>
              <w:tab/>
            </w:r>
            <w:r w:rsidR="00FB3E63">
              <w:rPr>
                <w:noProof/>
                <w:webHidden/>
              </w:rPr>
              <w:fldChar w:fldCharType="begin"/>
            </w:r>
            <w:r w:rsidR="00FB3E63">
              <w:rPr>
                <w:noProof/>
                <w:webHidden/>
              </w:rPr>
              <w:instrText xml:space="preserve"> PAGEREF _Toc114152567 \h </w:instrText>
            </w:r>
            <w:r w:rsidR="00FB3E63">
              <w:rPr>
                <w:noProof/>
                <w:webHidden/>
              </w:rPr>
            </w:r>
            <w:r w:rsidR="00FB3E63">
              <w:rPr>
                <w:noProof/>
                <w:webHidden/>
              </w:rPr>
              <w:fldChar w:fldCharType="separate"/>
            </w:r>
            <w:r w:rsidR="008F25D4">
              <w:rPr>
                <w:noProof/>
                <w:webHidden/>
              </w:rPr>
              <w:t>4</w:t>
            </w:r>
            <w:r w:rsidR="00FB3E63">
              <w:rPr>
                <w:noProof/>
                <w:webHidden/>
              </w:rPr>
              <w:fldChar w:fldCharType="end"/>
            </w:r>
          </w:hyperlink>
        </w:p>
        <w:p w14:paraId="0282BD84" w14:textId="52AF1128" w:rsidR="00FB3E63" w:rsidRDefault="00000000">
          <w:pPr>
            <w:pStyle w:val="TOC3"/>
            <w:tabs>
              <w:tab w:val="left" w:pos="1320"/>
              <w:tab w:val="right" w:leader="dot" w:pos="10110"/>
            </w:tabs>
            <w:rPr>
              <w:rFonts w:eastAsiaTheme="minorEastAsia"/>
              <w:noProof/>
              <w:lang w:val="en-GB" w:eastAsia="en-GB"/>
            </w:rPr>
          </w:pPr>
          <w:hyperlink w:anchor="_Toc114152568" w:history="1">
            <w:r w:rsidR="00FB3E63" w:rsidRPr="00CA7837">
              <w:rPr>
                <w:rStyle w:val="Hyperlink"/>
                <w:noProof/>
              </w:rPr>
              <w:t>4.1.2.</w:t>
            </w:r>
            <w:r w:rsidR="00FB3E63">
              <w:rPr>
                <w:rFonts w:eastAsiaTheme="minorEastAsia"/>
                <w:noProof/>
                <w:lang w:val="en-GB" w:eastAsia="en-GB"/>
              </w:rPr>
              <w:tab/>
            </w:r>
            <w:r w:rsidR="00FB3E63" w:rsidRPr="00CA7837">
              <w:rPr>
                <w:rStyle w:val="Hyperlink"/>
                <w:noProof/>
              </w:rPr>
              <w:t>CIVA/simulated data collection</w:t>
            </w:r>
            <w:r w:rsidR="00FB3E63">
              <w:rPr>
                <w:noProof/>
                <w:webHidden/>
              </w:rPr>
              <w:tab/>
            </w:r>
            <w:r w:rsidR="00FB3E63">
              <w:rPr>
                <w:noProof/>
                <w:webHidden/>
              </w:rPr>
              <w:fldChar w:fldCharType="begin"/>
            </w:r>
            <w:r w:rsidR="00FB3E63">
              <w:rPr>
                <w:noProof/>
                <w:webHidden/>
              </w:rPr>
              <w:instrText xml:space="preserve"> PAGEREF _Toc114152568 \h </w:instrText>
            </w:r>
            <w:r w:rsidR="00FB3E63">
              <w:rPr>
                <w:noProof/>
                <w:webHidden/>
              </w:rPr>
            </w:r>
            <w:r w:rsidR="00FB3E63">
              <w:rPr>
                <w:noProof/>
                <w:webHidden/>
              </w:rPr>
              <w:fldChar w:fldCharType="separate"/>
            </w:r>
            <w:r w:rsidR="008F25D4">
              <w:rPr>
                <w:noProof/>
                <w:webHidden/>
              </w:rPr>
              <w:t>5</w:t>
            </w:r>
            <w:r w:rsidR="00FB3E63">
              <w:rPr>
                <w:noProof/>
                <w:webHidden/>
              </w:rPr>
              <w:fldChar w:fldCharType="end"/>
            </w:r>
          </w:hyperlink>
        </w:p>
        <w:p w14:paraId="6CAD2507" w14:textId="189FECB1" w:rsidR="00FB3E63" w:rsidRDefault="00000000">
          <w:pPr>
            <w:pStyle w:val="TOC3"/>
            <w:tabs>
              <w:tab w:val="left" w:pos="1320"/>
              <w:tab w:val="right" w:leader="dot" w:pos="10110"/>
            </w:tabs>
            <w:rPr>
              <w:rFonts w:eastAsiaTheme="minorEastAsia"/>
              <w:noProof/>
              <w:lang w:val="en-GB" w:eastAsia="en-GB"/>
            </w:rPr>
          </w:pPr>
          <w:hyperlink w:anchor="_Toc114152569" w:history="1">
            <w:r w:rsidR="00FB3E63" w:rsidRPr="00CA7837">
              <w:rPr>
                <w:rStyle w:val="Hyperlink"/>
                <w:noProof/>
              </w:rPr>
              <w:t>4.1.1.</w:t>
            </w:r>
            <w:r w:rsidR="00FB3E63">
              <w:rPr>
                <w:rFonts w:eastAsiaTheme="minorEastAsia"/>
                <w:noProof/>
                <w:lang w:val="en-GB" w:eastAsia="en-GB"/>
              </w:rPr>
              <w:tab/>
            </w:r>
            <w:r w:rsidR="00FB3E63" w:rsidRPr="00CA7837">
              <w:rPr>
                <w:rStyle w:val="Hyperlink"/>
                <w:noProof/>
              </w:rPr>
              <w:t>Signal processing and image generation</w:t>
            </w:r>
            <w:r w:rsidR="00FB3E63">
              <w:rPr>
                <w:noProof/>
                <w:webHidden/>
              </w:rPr>
              <w:tab/>
            </w:r>
            <w:r w:rsidR="00FB3E63">
              <w:rPr>
                <w:noProof/>
                <w:webHidden/>
              </w:rPr>
              <w:fldChar w:fldCharType="begin"/>
            </w:r>
            <w:r w:rsidR="00FB3E63">
              <w:rPr>
                <w:noProof/>
                <w:webHidden/>
              </w:rPr>
              <w:instrText xml:space="preserve"> PAGEREF _Toc114152569 \h </w:instrText>
            </w:r>
            <w:r w:rsidR="00FB3E63">
              <w:rPr>
                <w:noProof/>
                <w:webHidden/>
              </w:rPr>
            </w:r>
            <w:r w:rsidR="00FB3E63">
              <w:rPr>
                <w:noProof/>
                <w:webHidden/>
              </w:rPr>
              <w:fldChar w:fldCharType="separate"/>
            </w:r>
            <w:r w:rsidR="008F25D4">
              <w:rPr>
                <w:noProof/>
                <w:webHidden/>
              </w:rPr>
              <w:t>5</w:t>
            </w:r>
            <w:r w:rsidR="00FB3E63">
              <w:rPr>
                <w:noProof/>
                <w:webHidden/>
              </w:rPr>
              <w:fldChar w:fldCharType="end"/>
            </w:r>
          </w:hyperlink>
        </w:p>
        <w:p w14:paraId="4972609A" w14:textId="49475B73" w:rsidR="00FB3E63" w:rsidRDefault="00000000">
          <w:pPr>
            <w:pStyle w:val="TOC2"/>
            <w:tabs>
              <w:tab w:val="left" w:pos="880"/>
              <w:tab w:val="right" w:leader="dot" w:pos="10110"/>
            </w:tabs>
            <w:rPr>
              <w:rFonts w:eastAsiaTheme="minorEastAsia"/>
              <w:noProof/>
              <w:lang w:val="en-GB" w:eastAsia="en-GB"/>
            </w:rPr>
          </w:pPr>
          <w:hyperlink w:anchor="_Toc114152570" w:history="1">
            <w:r w:rsidR="00FB3E63" w:rsidRPr="00CA7837">
              <w:rPr>
                <w:rStyle w:val="Hyperlink"/>
                <w:noProof/>
              </w:rPr>
              <w:t>4.2.</w:t>
            </w:r>
            <w:r w:rsidR="00FB3E63">
              <w:rPr>
                <w:rFonts w:eastAsiaTheme="minorEastAsia"/>
                <w:noProof/>
                <w:lang w:val="en-GB" w:eastAsia="en-GB"/>
              </w:rPr>
              <w:tab/>
            </w:r>
            <w:r w:rsidR="00FB3E63" w:rsidRPr="00CA7837">
              <w:rPr>
                <w:rStyle w:val="Hyperlink"/>
                <w:noProof/>
              </w:rPr>
              <w:t>CNN classification evaluation method</w:t>
            </w:r>
            <w:r w:rsidR="00FB3E63">
              <w:rPr>
                <w:noProof/>
                <w:webHidden/>
              </w:rPr>
              <w:tab/>
            </w:r>
            <w:r w:rsidR="00FB3E63">
              <w:rPr>
                <w:noProof/>
                <w:webHidden/>
              </w:rPr>
              <w:fldChar w:fldCharType="begin"/>
            </w:r>
            <w:r w:rsidR="00FB3E63">
              <w:rPr>
                <w:noProof/>
                <w:webHidden/>
              </w:rPr>
              <w:instrText xml:space="preserve"> PAGEREF _Toc114152570 \h </w:instrText>
            </w:r>
            <w:r w:rsidR="00FB3E63">
              <w:rPr>
                <w:noProof/>
                <w:webHidden/>
              </w:rPr>
            </w:r>
            <w:r w:rsidR="00FB3E63">
              <w:rPr>
                <w:noProof/>
                <w:webHidden/>
              </w:rPr>
              <w:fldChar w:fldCharType="separate"/>
            </w:r>
            <w:r w:rsidR="008F25D4">
              <w:rPr>
                <w:noProof/>
                <w:webHidden/>
              </w:rPr>
              <w:t>6</w:t>
            </w:r>
            <w:r w:rsidR="00FB3E63">
              <w:rPr>
                <w:noProof/>
                <w:webHidden/>
              </w:rPr>
              <w:fldChar w:fldCharType="end"/>
            </w:r>
          </w:hyperlink>
        </w:p>
        <w:p w14:paraId="43F0C372" w14:textId="0B4E1194" w:rsidR="00FB3E63" w:rsidRPr="008F25D4" w:rsidRDefault="00000000">
          <w:pPr>
            <w:pStyle w:val="TOC3"/>
            <w:tabs>
              <w:tab w:val="left" w:pos="1320"/>
              <w:tab w:val="right" w:leader="dot" w:pos="10110"/>
            </w:tabs>
            <w:rPr>
              <w:rFonts w:eastAsiaTheme="minorEastAsia"/>
              <w:noProof/>
              <w:lang w:val="en-GB" w:eastAsia="en-GB"/>
            </w:rPr>
          </w:pPr>
          <w:hyperlink w:anchor="_Toc114152571" w:history="1">
            <w:r w:rsidR="00FB3E63" w:rsidRPr="008F25D4">
              <w:rPr>
                <w:rStyle w:val="Hyperlink"/>
                <w:noProof/>
              </w:rPr>
              <w:t>4.2.1.</w:t>
            </w:r>
            <w:r w:rsidR="00FB3E63" w:rsidRPr="008F25D4">
              <w:rPr>
                <w:rFonts w:eastAsiaTheme="minorEastAsia"/>
                <w:noProof/>
                <w:lang w:val="en-GB" w:eastAsia="en-GB"/>
              </w:rPr>
              <w:tab/>
            </w:r>
            <w:r w:rsidR="00FB3E63" w:rsidRPr="008F25D4">
              <w:rPr>
                <w:rStyle w:val="Hyperlink"/>
                <w:noProof/>
              </w:rPr>
              <w:t>How we used this for comparison</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_Toc114152571 \h </w:instrText>
            </w:r>
            <w:r w:rsidR="00FB3E63" w:rsidRPr="008F25D4">
              <w:rPr>
                <w:noProof/>
                <w:webHidden/>
              </w:rPr>
            </w:r>
            <w:r w:rsidR="00FB3E63" w:rsidRPr="008F25D4">
              <w:rPr>
                <w:noProof/>
                <w:webHidden/>
              </w:rPr>
              <w:fldChar w:fldCharType="separate"/>
            </w:r>
            <w:r w:rsidR="008F25D4" w:rsidRPr="008F25D4">
              <w:rPr>
                <w:noProof/>
                <w:webHidden/>
              </w:rPr>
              <w:t>6</w:t>
            </w:r>
            <w:r w:rsidR="00FB3E63" w:rsidRPr="008F25D4">
              <w:rPr>
                <w:noProof/>
                <w:webHidden/>
              </w:rPr>
              <w:fldChar w:fldCharType="end"/>
            </w:r>
          </w:hyperlink>
        </w:p>
        <w:p w14:paraId="0686BB8B" w14:textId="56F48734" w:rsidR="00FB3E63" w:rsidRPr="008F25D4" w:rsidRDefault="00000000">
          <w:pPr>
            <w:pStyle w:val="TOC3"/>
            <w:tabs>
              <w:tab w:val="left" w:pos="1320"/>
              <w:tab w:val="right" w:leader="dot" w:pos="10110"/>
            </w:tabs>
            <w:rPr>
              <w:rFonts w:eastAsiaTheme="minorEastAsia"/>
              <w:noProof/>
              <w:lang w:val="en-GB" w:eastAsia="en-GB"/>
            </w:rPr>
          </w:pPr>
          <w:hyperlink w:anchor="_Toc114152572" w:history="1">
            <w:r w:rsidR="00FB3E63" w:rsidRPr="008F25D4">
              <w:rPr>
                <w:rStyle w:val="Hyperlink"/>
                <w:noProof/>
              </w:rPr>
              <w:t>4.2.1.</w:t>
            </w:r>
            <w:r w:rsidR="00FB3E63" w:rsidRPr="008F25D4">
              <w:rPr>
                <w:rFonts w:eastAsiaTheme="minorEastAsia"/>
                <w:noProof/>
                <w:lang w:val="en-GB" w:eastAsia="en-GB"/>
              </w:rPr>
              <w:tab/>
            </w:r>
            <w:r w:rsidR="00FB3E63" w:rsidRPr="008F25D4">
              <w:rPr>
                <w:rStyle w:val="Hyperlink"/>
                <w:noProof/>
              </w:rPr>
              <w:t>Hyperparame</w:t>
            </w:r>
            <w:r w:rsidR="00FB3E63" w:rsidRPr="008F25D4">
              <w:rPr>
                <w:rStyle w:val="Hyperlink"/>
                <w:noProof/>
              </w:rPr>
              <w:t>t</w:t>
            </w:r>
            <w:r w:rsidR="00FB3E63" w:rsidRPr="008F25D4">
              <w:rPr>
                <w:rStyle w:val="Hyperlink"/>
                <w:noProof/>
              </w:rPr>
              <w:t>er optimization from experimental data</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_Toc114152572 \h </w:instrText>
            </w:r>
            <w:r w:rsidR="00FB3E63" w:rsidRPr="008F25D4">
              <w:rPr>
                <w:noProof/>
                <w:webHidden/>
              </w:rPr>
            </w:r>
            <w:r w:rsidR="00FB3E63" w:rsidRPr="008F25D4">
              <w:rPr>
                <w:noProof/>
                <w:webHidden/>
              </w:rPr>
              <w:fldChar w:fldCharType="separate"/>
            </w:r>
            <w:r w:rsidR="008F25D4" w:rsidRPr="008F25D4">
              <w:rPr>
                <w:noProof/>
                <w:webHidden/>
              </w:rPr>
              <w:t>7</w:t>
            </w:r>
            <w:r w:rsidR="00FB3E63" w:rsidRPr="008F25D4">
              <w:rPr>
                <w:noProof/>
                <w:webHidden/>
              </w:rPr>
              <w:fldChar w:fldCharType="end"/>
            </w:r>
          </w:hyperlink>
        </w:p>
        <w:p w14:paraId="79D56FC7" w14:textId="07D7940D" w:rsidR="00FB3E63" w:rsidRPr="008F25D4" w:rsidRDefault="00000000">
          <w:pPr>
            <w:pStyle w:val="TOC2"/>
            <w:tabs>
              <w:tab w:val="left" w:pos="880"/>
              <w:tab w:val="right" w:leader="dot" w:pos="10110"/>
            </w:tabs>
            <w:rPr>
              <w:rFonts w:eastAsiaTheme="minorEastAsia"/>
              <w:noProof/>
              <w:lang w:val="en-GB" w:eastAsia="en-GB"/>
            </w:rPr>
          </w:pPr>
          <w:hyperlink w:anchor="_Toc114152573" w:history="1">
            <w:r w:rsidR="00FB3E63" w:rsidRPr="008F25D4">
              <w:rPr>
                <w:rStyle w:val="Hyperlink"/>
                <w:noProof/>
              </w:rPr>
              <w:t>4.3.</w:t>
            </w:r>
            <w:r w:rsidR="00FB3E63" w:rsidRPr="008F25D4">
              <w:rPr>
                <w:rFonts w:eastAsiaTheme="minorEastAsia"/>
                <w:noProof/>
                <w:lang w:val="en-GB" w:eastAsia="en-GB"/>
              </w:rPr>
              <w:tab/>
            </w:r>
            <w:r w:rsidR="00FB3E63" w:rsidRPr="008F25D4">
              <w:rPr>
                <w:rStyle w:val="Hyperlink"/>
                <w:noProof/>
              </w:rPr>
              <w:t>Classification results for experimental and direct simulated data:</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_Toc114152573 \h </w:instrText>
            </w:r>
            <w:r w:rsidR="00FB3E63" w:rsidRPr="008F25D4">
              <w:rPr>
                <w:noProof/>
                <w:webHidden/>
              </w:rPr>
            </w:r>
            <w:r w:rsidR="00FB3E63" w:rsidRPr="008F25D4">
              <w:rPr>
                <w:noProof/>
                <w:webHidden/>
              </w:rPr>
              <w:fldChar w:fldCharType="separate"/>
            </w:r>
            <w:r w:rsidR="008F25D4" w:rsidRPr="008F25D4">
              <w:rPr>
                <w:noProof/>
                <w:webHidden/>
              </w:rPr>
              <w:t>8</w:t>
            </w:r>
            <w:r w:rsidR="00FB3E63" w:rsidRPr="008F25D4">
              <w:rPr>
                <w:noProof/>
                <w:webHidden/>
              </w:rPr>
              <w:fldChar w:fldCharType="end"/>
            </w:r>
          </w:hyperlink>
        </w:p>
        <w:p w14:paraId="0C2E0C8C" w14:textId="579AC352" w:rsidR="00FB3E63" w:rsidRPr="008F25D4" w:rsidRDefault="00000000">
          <w:pPr>
            <w:pStyle w:val="TOC3"/>
            <w:tabs>
              <w:tab w:val="left" w:pos="1320"/>
              <w:tab w:val="right" w:leader="dot" w:pos="10110"/>
            </w:tabs>
            <w:rPr>
              <w:rFonts w:eastAsiaTheme="minorEastAsia"/>
              <w:noProof/>
              <w:lang w:val="en-GB" w:eastAsia="en-GB"/>
            </w:rPr>
          </w:pPr>
          <w:hyperlink w:anchor="_Toc114152574" w:history="1">
            <w:r w:rsidR="00FB3E63" w:rsidRPr="008F25D4">
              <w:rPr>
                <w:rStyle w:val="Hyperlink"/>
                <w:noProof/>
              </w:rPr>
              <w:t>4.3.1.</w:t>
            </w:r>
            <w:r w:rsidR="00FB3E63" w:rsidRPr="008F25D4">
              <w:rPr>
                <w:rFonts w:eastAsiaTheme="minorEastAsia"/>
                <w:noProof/>
                <w:lang w:val="en-GB" w:eastAsia="en-GB"/>
              </w:rPr>
              <w:tab/>
            </w:r>
            <w:r w:rsidR="00FB3E63" w:rsidRPr="008F25D4">
              <w:rPr>
                <w:rStyle w:val="Hyperlink"/>
                <w:noProof/>
              </w:rPr>
              <w:t>Experimental results:</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_Toc114152574 \h </w:instrText>
            </w:r>
            <w:r w:rsidR="00FB3E63" w:rsidRPr="008F25D4">
              <w:rPr>
                <w:noProof/>
                <w:webHidden/>
              </w:rPr>
            </w:r>
            <w:r w:rsidR="00FB3E63" w:rsidRPr="008F25D4">
              <w:rPr>
                <w:noProof/>
                <w:webHidden/>
              </w:rPr>
              <w:fldChar w:fldCharType="separate"/>
            </w:r>
            <w:r w:rsidR="008F25D4" w:rsidRPr="008F25D4">
              <w:rPr>
                <w:noProof/>
                <w:webHidden/>
              </w:rPr>
              <w:t>8</w:t>
            </w:r>
            <w:r w:rsidR="00FB3E63" w:rsidRPr="008F25D4">
              <w:rPr>
                <w:noProof/>
                <w:webHidden/>
              </w:rPr>
              <w:fldChar w:fldCharType="end"/>
            </w:r>
          </w:hyperlink>
        </w:p>
        <w:p w14:paraId="5DA41606" w14:textId="37403529" w:rsidR="00FB3E63" w:rsidRPr="008F25D4" w:rsidRDefault="00000000">
          <w:pPr>
            <w:pStyle w:val="TOC3"/>
            <w:tabs>
              <w:tab w:val="left" w:pos="1320"/>
              <w:tab w:val="right" w:leader="dot" w:pos="10110"/>
            </w:tabs>
            <w:rPr>
              <w:rFonts w:eastAsiaTheme="minorEastAsia"/>
              <w:noProof/>
              <w:lang w:val="en-GB" w:eastAsia="en-GB"/>
            </w:rPr>
          </w:pPr>
          <w:hyperlink w:anchor="_Toc114152575" w:history="1">
            <w:r w:rsidR="00FB3E63" w:rsidRPr="008F25D4">
              <w:rPr>
                <w:rStyle w:val="Hyperlink"/>
                <w:noProof/>
              </w:rPr>
              <w:t>4.3.2.</w:t>
            </w:r>
            <w:r w:rsidR="00FB3E63" w:rsidRPr="008F25D4">
              <w:rPr>
                <w:rFonts w:eastAsiaTheme="minorEastAsia"/>
                <w:noProof/>
                <w:lang w:val="en-GB" w:eastAsia="en-GB"/>
              </w:rPr>
              <w:tab/>
            </w:r>
            <w:r w:rsidR="00FB3E63" w:rsidRPr="008F25D4">
              <w:rPr>
                <w:rStyle w:val="Hyperlink"/>
                <w:noProof/>
              </w:rPr>
              <w:t>Simulated results:</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_Toc114152575 \h </w:instrText>
            </w:r>
            <w:r w:rsidR="00FB3E63" w:rsidRPr="008F25D4">
              <w:rPr>
                <w:noProof/>
                <w:webHidden/>
              </w:rPr>
            </w:r>
            <w:r w:rsidR="00FB3E63" w:rsidRPr="008F25D4">
              <w:rPr>
                <w:noProof/>
                <w:webHidden/>
              </w:rPr>
              <w:fldChar w:fldCharType="separate"/>
            </w:r>
            <w:r w:rsidR="008F25D4" w:rsidRPr="008F25D4">
              <w:rPr>
                <w:noProof/>
                <w:webHidden/>
              </w:rPr>
              <w:t>8</w:t>
            </w:r>
            <w:r w:rsidR="00FB3E63" w:rsidRPr="008F25D4">
              <w:rPr>
                <w:noProof/>
                <w:webHidden/>
              </w:rPr>
              <w:fldChar w:fldCharType="end"/>
            </w:r>
          </w:hyperlink>
        </w:p>
        <w:p w14:paraId="7AEDC2BC" w14:textId="13964045" w:rsidR="00FB3E63" w:rsidRPr="008F25D4" w:rsidRDefault="00000000">
          <w:pPr>
            <w:pStyle w:val="TOC2"/>
            <w:tabs>
              <w:tab w:val="left" w:pos="880"/>
              <w:tab w:val="right" w:leader="dot" w:pos="10110"/>
            </w:tabs>
            <w:rPr>
              <w:rFonts w:eastAsiaTheme="minorEastAsia"/>
              <w:noProof/>
              <w:lang w:val="en-GB" w:eastAsia="en-GB"/>
            </w:rPr>
          </w:pPr>
          <w:hyperlink w:anchor="_Toc114152576" w:history="1">
            <w:r w:rsidR="00FB3E63" w:rsidRPr="008F25D4">
              <w:rPr>
                <w:rStyle w:val="Hyperlink"/>
                <w:noProof/>
              </w:rPr>
              <w:t>4.4.</w:t>
            </w:r>
            <w:r w:rsidR="00FB3E63" w:rsidRPr="008F25D4">
              <w:rPr>
                <w:rFonts w:eastAsiaTheme="minorEastAsia"/>
                <w:noProof/>
                <w:lang w:val="en-GB" w:eastAsia="en-GB"/>
              </w:rPr>
              <w:tab/>
            </w:r>
            <w:r w:rsidR="00FB3E63" w:rsidRPr="008F25D4">
              <w:rPr>
                <w:rStyle w:val="Hyperlink"/>
                <w:noProof/>
              </w:rPr>
              <w:t>Approaches for noise generation:</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_Toc114152576 \h </w:instrText>
            </w:r>
            <w:r w:rsidR="00FB3E63" w:rsidRPr="008F25D4">
              <w:rPr>
                <w:noProof/>
                <w:webHidden/>
              </w:rPr>
            </w:r>
            <w:r w:rsidR="00FB3E63" w:rsidRPr="008F25D4">
              <w:rPr>
                <w:noProof/>
                <w:webHidden/>
              </w:rPr>
              <w:fldChar w:fldCharType="separate"/>
            </w:r>
            <w:r w:rsidR="008F25D4" w:rsidRPr="008F25D4">
              <w:rPr>
                <w:noProof/>
                <w:webHidden/>
              </w:rPr>
              <w:t>9</w:t>
            </w:r>
            <w:r w:rsidR="00FB3E63" w:rsidRPr="008F25D4">
              <w:rPr>
                <w:noProof/>
                <w:webHidden/>
              </w:rPr>
              <w:fldChar w:fldCharType="end"/>
            </w:r>
          </w:hyperlink>
        </w:p>
        <w:p w14:paraId="0E54AF58" w14:textId="6C1D8933" w:rsidR="00FB3E63" w:rsidRPr="008F25D4" w:rsidRDefault="00000000">
          <w:pPr>
            <w:pStyle w:val="TOC3"/>
            <w:tabs>
              <w:tab w:val="left" w:pos="1320"/>
              <w:tab w:val="right" w:leader="dot" w:pos="10110"/>
            </w:tabs>
            <w:rPr>
              <w:rFonts w:eastAsiaTheme="minorEastAsia"/>
              <w:noProof/>
              <w:lang w:val="en-GB" w:eastAsia="en-GB"/>
            </w:rPr>
          </w:pPr>
          <w:hyperlink w:anchor="_Toc114152577" w:history="1">
            <w:r w:rsidR="00FB3E63" w:rsidRPr="008F25D4">
              <w:rPr>
                <w:rStyle w:val="Hyperlink"/>
                <w:noProof/>
              </w:rPr>
              <w:t>4.4.1.</w:t>
            </w:r>
            <w:r w:rsidR="00FB3E63" w:rsidRPr="008F25D4">
              <w:rPr>
                <w:rFonts w:eastAsiaTheme="minorEastAsia"/>
                <w:noProof/>
                <w:lang w:val="en-GB" w:eastAsia="en-GB"/>
              </w:rPr>
              <w:tab/>
            </w:r>
            <w:r w:rsidR="00FB3E63" w:rsidRPr="008F25D4">
              <w:rPr>
                <w:rStyle w:val="Hyperlink"/>
                <w:noProof/>
              </w:rPr>
              <w:t>UT CycleGAN</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_Toc114152577 \h </w:instrText>
            </w:r>
            <w:r w:rsidR="00FB3E63" w:rsidRPr="008F25D4">
              <w:rPr>
                <w:noProof/>
                <w:webHidden/>
              </w:rPr>
            </w:r>
            <w:r w:rsidR="00FB3E63" w:rsidRPr="008F25D4">
              <w:rPr>
                <w:noProof/>
                <w:webHidden/>
              </w:rPr>
              <w:fldChar w:fldCharType="separate"/>
            </w:r>
            <w:r w:rsidR="008F25D4" w:rsidRPr="008F25D4">
              <w:rPr>
                <w:noProof/>
                <w:webHidden/>
              </w:rPr>
              <w:t>9</w:t>
            </w:r>
            <w:r w:rsidR="00FB3E63" w:rsidRPr="008F25D4">
              <w:rPr>
                <w:noProof/>
                <w:webHidden/>
              </w:rPr>
              <w:fldChar w:fldCharType="end"/>
            </w:r>
          </w:hyperlink>
        </w:p>
        <w:p w14:paraId="61D77EFC" w14:textId="6975C6C4" w:rsidR="00FB3E63" w:rsidRPr="008F25D4" w:rsidRDefault="00000000">
          <w:pPr>
            <w:pStyle w:val="TOC3"/>
            <w:tabs>
              <w:tab w:val="left" w:pos="1320"/>
              <w:tab w:val="right" w:leader="dot" w:pos="10110"/>
            </w:tabs>
            <w:rPr>
              <w:rFonts w:eastAsiaTheme="minorEastAsia"/>
              <w:noProof/>
              <w:lang w:val="en-GB" w:eastAsia="en-GB"/>
            </w:rPr>
          </w:pPr>
          <w:hyperlink w:anchor="_Toc114152578" w:history="1">
            <w:r w:rsidR="00FB3E63" w:rsidRPr="008F25D4">
              <w:rPr>
                <w:rStyle w:val="Hyperlink"/>
                <w:noProof/>
              </w:rPr>
              <w:t>4.4.2.</w:t>
            </w:r>
            <w:r w:rsidR="00FB3E63" w:rsidRPr="008F25D4">
              <w:rPr>
                <w:rFonts w:eastAsiaTheme="minorEastAsia"/>
                <w:noProof/>
                <w:lang w:val="en-GB" w:eastAsia="en-GB"/>
              </w:rPr>
              <w:tab/>
            </w:r>
            <w:r w:rsidR="00FB3E63" w:rsidRPr="008F25D4">
              <w:rPr>
                <w:rStyle w:val="Hyperlink"/>
                <w:noProof/>
              </w:rPr>
              <w:t>Real noise</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_Toc114152578 \h </w:instrText>
            </w:r>
            <w:r w:rsidR="00FB3E63" w:rsidRPr="008F25D4">
              <w:rPr>
                <w:noProof/>
                <w:webHidden/>
              </w:rPr>
            </w:r>
            <w:r w:rsidR="00FB3E63" w:rsidRPr="008F25D4">
              <w:rPr>
                <w:noProof/>
                <w:webHidden/>
              </w:rPr>
              <w:fldChar w:fldCharType="separate"/>
            </w:r>
            <w:r w:rsidR="008F25D4" w:rsidRPr="008F25D4">
              <w:rPr>
                <w:noProof/>
                <w:webHidden/>
              </w:rPr>
              <w:t>13</w:t>
            </w:r>
            <w:r w:rsidR="00FB3E63" w:rsidRPr="008F25D4">
              <w:rPr>
                <w:noProof/>
                <w:webHidden/>
              </w:rPr>
              <w:fldChar w:fldCharType="end"/>
            </w:r>
          </w:hyperlink>
        </w:p>
        <w:p w14:paraId="232F7658" w14:textId="3BA95E54" w:rsidR="00FB3E63" w:rsidRPr="008F25D4" w:rsidRDefault="00000000">
          <w:pPr>
            <w:pStyle w:val="TOC3"/>
            <w:tabs>
              <w:tab w:val="left" w:pos="1320"/>
              <w:tab w:val="right" w:leader="dot" w:pos="10110"/>
            </w:tabs>
            <w:rPr>
              <w:rFonts w:eastAsiaTheme="minorEastAsia"/>
              <w:noProof/>
              <w:lang w:val="en-GB" w:eastAsia="en-GB"/>
            </w:rPr>
          </w:pPr>
          <w:hyperlink w:anchor="_Toc114152579" w:history="1">
            <w:r w:rsidR="00FB3E63" w:rsidRPr="008F25D4">
              <w:rPr>
                <w:rStyle w:val="Hyperlink"/>
                <w:noProof/>
              </w:rPr>
              <w:t>4.4.3.</w:t>
            </w:r>
            <w:r w:rsidR="00FB3E63" w:rsidRPr="008F25D4">
              <w:rPr>
                <w:rFonts w:eastAsiaTheme="minorEastAsia"/>
                <w:noProof/>
                <w:lang w:val="en-GB" w:eastAsia="en-GB"/>
              </w:rPr>
              <w:tab/>
            </w:r>
            <w:r w:rsidR="00FB3E63" w:rsidRPr="008F25D4">
              <w:rPr>
                <w:rStyle w:val="Hyperlink"/>
                <w:noProof/>
              </w:rPr>
              <w:t>Simulated C scan noise</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_Toc114152579 \h </w:instrText>
            </w:r>
            <w:r w:rsidR="00FB3E63" w:rsidRPr="008F25D4">
              <w:rPr>
                <w:noProof/>
                <w:webHidden/>
              </w:rPr>
            </w:r>
            <w:r w:rsidR="00FB3E63" w:rsidRPr="008F25D4">
              <w:rPr>
                <w:noProof/>
                <w:webHidden/>
              </w:rPr>
              <w:fldChar w:fldCharType="separate"/>
            </w:r>
            <w:r w:rsidR="008F25D4" w:rsidRPr="008F25D4">
              <w:rPr>
                <w:noProof/>
                <w:webHidden/>
              </w:rPr>
              <w:t>13</w:t>
            </w:r>
            <w:r w:rsidR="00FB3E63" w:rsidRPr="008F25D4">
              <w:rPr>
                <w:noProof/>
                <w:webHidden/>
              </w:rPr>
              <w:fldChar w:fldCharType="end"/>
            </w:r>
          </w:hyperlink>
        </w:p>
        <w:p w14:paraId="6EDBDDEA" w14:textId="3D369FCB" w:rsidR="00FB3E63" w:rsidRPr="008F25D4" w:rsidRDefault="00000000">
          <w:pPr>
            <w:pStyle w:val="TOC3"/>
            <w:tabs>
              <w:tab w:val="left" w:pos="1320"/>
              <w:tab w:val="right" w:leader="dot" w:pos="10110"/>
            </w:tabs>
            <w:rPr>
              <w:rFonts w:eastAsiaTheme="minorEastAsia"/>
              <w:noProof/>
              <w:lang w:val="en-GB" w:eastAsia="en-GB"/>
            </w:rPr>
          </w:pPr>
          <w:hyperlink w:anchor="_Toc114152580" w:history="1">
            <w:r w:rsidR="00FB3E63" w:rsidRPr="008F25D4">
              <w:rPr>
                <w:rStyle w:val="Hyperlink"/>
                <w:noProof/>
              </w:rPr>
              <w:t>4.4.4.</w:t>
            </w:r>
            <w:r w:rsidR="00FB3E63" w:rsidRPr="008F25D4">
              <w:rPr>
                <w:rFonts w:eastAsiaTheme="minorEastAsia"/>
                <w:noProof/>
                <w:lang w:val="en-GB" w:eastAsia="en-GB"/>
              </w:rPr>
              <w:tab/>
            </w:r>
            <w:r w:rsidR="00FB3E63" w:rsidRPr="008F25D4">
              <w:rPr>
                <w:rStyle w:val="Hyperlink"/>
                <w:noProof/>
              </w:rPr>
              <w:t>Simulated A scan noise</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_Toc114152580 \h </w:instrText>
            </w:r>
            <w:r w:rsidR="00FB3E63" w:rsidRPr="008F25D4">
              <w:rPr>
                <w:noProof/>
                <w:webHidden/>
              </w:rPr>
            </w:r>
            <w:r w:rsidR="00FB3E63" w:rsidRPr="008F25D4">
              <w:rPr>
                <w:noProof/>
                <w:webHidden/>
              </w:rPr>
              <w:fldChar w:fldCharType="separate"/>
            </w:r>
            <w:r w:rsidR="008F25D4" w:rsidRPr="008F25D4">
              <w:rPr>
                <w:noProof/>
                <w:webHidden/>
              </w:rPr>
              <w:t>15</w:t>
            </w:r>
            <w:r w:rsidR="00FB3E63" w:rsidRPr="008F25D4">
              <w:rPr>
                <w:noProof/>
                <w:webHidden/>
              </w:rPr>
              <w:fldChar w:fldCharType="end"/>
            </w:r>
          </w:hyperlink>
        </w:p>
        <w:p w14:paraId="03DD52F2" w14:textId="69737EC4" w:rsidR="00FB3E63" w:rsidRPr="008F25D4" w:rsidRDefault="00000000">
          <w:pPr>
            <w:pStyle w:val="TOC1"/>
            <w:tabs>
              <w:tab w:val="left" w:pos="440"/>
              <w:tab w:val="right" w:leader="dot" w:pos="10110"/>
            </w:tabs>
            <w:rPr>
              <w:rFonts w:eastAsiaTheme="minorEastAsia"/>
              <w:noProof/>
              <w:lang w:val="en-GB" w:eastAsia="en-GB"/>
            </w:rPr>
          </w:pPr>
          <w:hyperlink w:anchor="_Toc114152581" w:history="1">
            <w:r w:rsidR="00FB3E63" w:rsidRPr="008F25D4">
              <w:rPr>
                <w:rStyle w:val="Hyperlink"/>
                <w:noProof/>
              </w:rPr>
              <w:t>5.</w:t>
            </w:r>
            <w:r w:rsidR="00FB3E63" w:rsidRPr="008F25D4">
              <w:rPr>
                <w:rFonts w:eastAsiaTheme="minorEastAsia"/>
                <w:noProof/>
                <w:lang w:val="en-GB" w:eastAsia="en-GB"/>
              </w:rPr>
              <w:tab/>
            </w:r>
            <w:r w:rsidR="00FB3E63" w:rsidRPr="008F25D4">
              <w:rPr>
                <w:rStyle w:val="Hyperlink"/>
                <w:noProof/>
              </w:rPr>
              <w:t>Discussion and comparison</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_Toc114152581 \h </w:instrText>
            </w:r>
            <w:r w:rsidR="00FB3E63" w:rsidRPr="008F25D4">
              <w:rPr>
                <w:noProof/>
                <w:webHidden/>
              </w:rPr>
            </w:r>
            <w:r w:rsidR="00FB3E63" w:rsidRPr="008F25D4">
              <w:rPr>
                <w:noProof/>
                <w:webHidden/>
              </w:rPr>
              <w:fldChar w:fldCharType="separate"/>
            </w:r>
            <w:r w:rsidR="008F25D4" w:rsidRPr="008F25D4">
              <w:rPr>
                <w:noProof/>
                <w:webHidden/>
              </w:rPr>
              <w:t>18</w:t>
            </w:r>
            <w:r w:rsidR="00FB3E63" w:rsidRPr="008F25D4">
              <w:rPr>
                <w:noProof/>
                <w:webHidden/>
              </w:rPr>
              <w:fldChar w:fldCharType="end"/>
            </w:r>
          </w:hyperlink>
        </w:p>
        <w:p w14:paraId="5CC3C7FB" w14:textId="5423E5E7" w:rsidR="00FB3E63" w:rsidRPr="008F25D4" w:rsidRDefault="00000000">
          <w:pPr>
            <w:pStyle w:val="TOC2"/>
            <w:tabs>
              <w:tab w:val="left" w:pos="880"/>
              <w:tab w:val="right" w:leader="dot" w:pos="10110"/>
            </w:tabs>
            <w:rPr>
              <w:rFonts w:eastAsiaTheme="minorEastAsia"/>
              <w:noProof/>
              <w:lang w:val="en-GB" w:eastAsia="en-GB"/>
            </w:rPr>
          </w:pPr>
          <w:hyperlink w:anchor="_Toc114152582" w:history="1">
            <w:r w:rsidR="00FB3E63" w:rsidRPr="008F25D4">
              <w:rPr>
                <w:rStyle w:val="Hyperlink"/>
                <w:noProof/>
              </w:rPr>
              <w:t>5.1.</w:t>
            </w:r>
            <w:r w:rsidR="00FB3E63" w:rsidRPr="008F25D4">
              <w:rPr>
                <w:rFonts w:eastAsiaTheme="minorEastAsia"/>
                <w:noProof/>
                <w:lang w:val="en-GB" w:eastAsia="en-GB"/>
              </w:rPr>
              <w:tab/>
            </w:r>
            <w:r w:rsidR="00FB3E63" w:rsidRPr="008F25D4">
              <w:rPr>
                <w:rStyle w:val="Hyperlink"/>
                <w:noProof/>
              </w:rPr>
              <w:t>Comparison of performance</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_Toc114152582 \h </w:instrText>
            </w:r>
            <w:r w:rsidR="00FB3E63" w:rsidRPr="008F25D4">
              <w:rPr>
                <w:noProof/>
                <w:webHidden/>
              </w:rPr>
            </w:r>
            <w:r w:rsidR="00FB3E63" w:rsidRPr="008F25D4">
              <w:rPr>
                <w:noProof/>
                <w:webHidden/>
              </w:rPr>
              <w:fldChar w:fldCharType="separate"/>
            </w:r>
            <w:r w:rsidR="008F25D4" w:rsidRPr="008F25D4">
              <w:rPr>
                <w:noProof/>
                <w:webHidden/>
              </w:rPr>
              <w:t>18</w:t>
            </w:r>
            <w:r w:rsidR="00FB3E63" w:rsidRPr="008F25D4">
              <w:rPr>
                <w:noProof/>
                <w:webHidden/>
              </w:rPr>
              <w:fldChar w:fldCharType="end"/>
            </w:r>
          </w:hyperlink>
        </w:p>
        <w:p w14:paraId="5DDBDF9E" w14:textId="733DA18A" w:rsidR="00FB3E63" w:rsidRPr="008F25D4" w:rsidRDefault="00000000">
          <w:pPr>
            <w:pStyle w:val="TOC2"/>
            <w:tabs>
              <w:tab w:val="left" w:pos="880"/>
              <w:tab w:val="right" w:leader="dot" w:pos="10110"/>
            </w:tabs>
            <w:rPr>
              <w:rFonts w:eastAsiaTheme="minorEastAsia"/>
              <w:noProof/>
              <w:lang w:val="en-GB" w:eastAsia="en-GB"/>
            </w:rPr>
          </w:pPr>
          <w:hyperlink w:anchor="_Toc114152583" w:history="1">
            <w:r w:rsidR="00FB3E63" w:rsidRPr="008F25D4">
              <w:rPr>
                <w:rStyle w:val="Hyperlink"/>
                <w:noProof/>
              </w:rPr>
              <w:t>5.2.</w:t>
            </w:r>
            <w:r w:rsidR="00FB3E63" w:rsidRPr="008F25D4">
              <w:rPr>
                <w:rFonts w:eastAsiaTheme="minorEastAsia"/>
                <w:noProof/>
                <w:lang w:val="en-GB" w:eastAsia="en-GB"/>
              </w:rPr>
              <w:tab/>
            </w:r>
            <w:r w:rsidR="00FB3E63" w:rsidRPr="008F25D4">
              <w:rPr>
                <w:rStyle w:val="Hyperlink"/>
                <w:noProof/>
              </w:rPr>
              <w:t>Model interpretability with Grad-CAM</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_Toc114152583 \h </w:instrText>
            </w:r>
            <w:r w:rsidR="00FB3E63" w:rsidRPr="008F25D4">
              <w:rPr>
                <w:noProof/>
                <w:webHidden/>
              </w:rPr>
            </w:r>
            <w:r w:rsidR="00FB3E63" w:rsidRPr="008F25D4">
              <w:rPr>
                <w:noProof/>
                <w:webHidden/>
              </w:rPr>
              <w:fldChar w:fldCharType="separate"/>
            </w:r>
            <w:r w:rsidR="008F25D4" w:rsidRPr="008F25D4">
              <w:rPr>
                <w:noProof/>
                <w:webHidden/>
              </w:rPr>
              <w:t>19</w:t>
            </w:r>
            <w:r w:rsidR="00FB3E63" w:rsidRPr="008F25D4">
              <w:rPr>
                <w:noProof/>
                <w:webHidden/>
              </w:rPr>
              <w:fldChar w:fldCharType="end"/>
            </w:r>
          </w:hyperlink>
        </w:p>
        <w:p w14:paraId="571E9EC4" w14:textId="1172D67B" w:rsidR="00FB3E63" w:rsidRPr="008F25D4" w:rsidRDefault="00000000">
          <w:pPr>
            <w:pStyle w:val="TOC2"/>
            <w:tabs>
              <w:tab w:val="left" w:pos="880"/>
              <w:tab w:val="right" w:leader="dot" w:pos="10110"/>
            </w:tabs>
            <w:rPr>
              <w:rFonts w:eastAsiaTheme="minorEastAsia"/>
              <w:noProof/>
              <w:lang w:val="en-GB" w:eastAsia="en-GB"/>
            </w:rPr>
          </w:pPr>
          <w:hyperlink w:anchor="_Toc114152584" w:history="1">
            <w:r w:rsidR="00FB3E63" w:rsidRPr="008F25D4">
              <w:rPr>
                <w:rStyle w:val="Hyperlink"/>
                <w:noProof/>
              </w:rPr>
              <w:t>5.3.</w:t>
            </w:r>
            <w:r w:rsidR="00FB3E63" w:rsidRPr="008F25D4">
              <w:rPr>
                <w:rFonts w:eastAsiaTheme="minorEastAsia"/>
                <w:noProof/>
                <w:lang w:val="en-GB" w:eastAsia="en-GB"/>
              </w:rPr>
              <w:tab/>
            </w:r>
            <w:r w:rsidR="00FB3E63" w:rsidRPr="008F25D4">
              <w:rPr>
                <w:rStyle w:val="Hyperlink"/>
                <w:noProof/>
              </w:rPr>
              <w:t>Discuss results</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_Toc114152584 \h </w:instrText>
            </w:r>
            <w:r w:rsidR="00FB3E63" w:rsidRPr="008F25D4">
              <w:rPr>
                <w:noProof/>
                <w:webHidden/>
              </w:rPr>
            </w:r>
            <w:r w:rsidR="00FB3E63" w:rsidRPr="008F25D4">
              <w:rPr>
                <w:noProof/>
                <w:webHidden/>
              </w:rPr>
              <w:fldChar w:fldCharType="separate"/>
            </w:r>
            <w:r w:rsidR="008F25D4" w:rsidRPr="008F25D4">
              <w:rPr>
                <w:noProof/>
                <w:webHidden/>
              </w:rPr>
              <w:t>19</w:t>
            </w:r>
            <w:r w:rsidR="00FB3E63" w:rsidRPr="008F25D4">
              <w:rPr>
                <w:noProof/>
                <w:webHidden/>
              </w:rPr>
              <w:fldChar w:fldCharType="end"/>
            </w:r>
          </w:hyperlink>
        </w:p>
        <w:p w14:paraId="4CBDB465" w14:textId="3A84EBD5" w:rsidR="00FB3E63" w:rsidRDefault="00000000">
          <w:pPr>
            <w:pStyle w:val="TOC1"/>
            <w:tabs>
              <w:tab w:val="left" w:pos="440"/>
              <w:tab w:val="right" w:leader="dot" w:pos="10110"/>
            </w:tabs>
            <w:rPr>
              <w:rFonts w:eastAsiaTheme="minorEastAsia"/>
              <w:noProof/>
              <w:lang w:val="en-GB" w:eastAsia="en-GB"/>
            </w:rPr>
          </w:pPr>
          <w:hyperlink w:anchor="_Toc114152585" w:history="1">
            <w:r w:rsidR="00FB3E63" w:rsidRPr="008F25D4">
              <w:rPr>
                <w:rStyle w:val="Hyperlink"/>
                <w:noProof/>
              </w:rPr>
              <w:t>6.</w:t>
            </w:r>
            <w:r w:rsidR="00FB3E63" w:rsidRPr="008F25D4">
              <w:rPr>
                <w:rFonts w:eastAsiaTheme="minorEastAsia"/>
                <w:noProof/>
                <w:lang w:val="en-GB" w:eastAsia="en-GB"/>
              </w:rPr>
              <w:tab/>
            </w:r>
            <w:r w:rsidR="00FB3E63" w:rsidRPr="008F25D4">
              <w:rPr>
                <w:rStyle w:val="Hyperlink"/>
                <w:noProof/>
              </w:rPr>
              <w:t>Conclusion</w:t>
            </w:r>
            <w:r w:rsidR="00FB3E63" w:rsidRPr="008F25D4">
              <w:rPr>
                <w:noProof/>
                <w:webHidden/>
              </w:rPr>
              <w:tab/>
            </w:r>
            <w:r w:rsidR="00FB3E63" w:rsidRPr="008F25D4">
              <w:rPr>
                <w:noProof/>
                <w:webHidden/>
              </w:rPr>
              <w:fldChar w:fldCharType="begin"/>
            </w:r>
            <w:r w:rsidR="00FB3E63" w:rsidRPr="008F25D4">
              <w:rPr>
                <w:noProof/>
                <w:webHidden/>
              </w:rPr>
              <w:instrText xml:space="preserve"> PAGEREF _Toc114152585 \h </w:instrText>
            </w:r>
            <w:r w:rsidR="00FB3E63" w:rsidRPr="008F25D4">
              <w:rPr>
                <w:noProof/>
                <w:webHidden/>
              </w:rPr>
            </w:r>
            <w:r w:rsidR="00FB3E63" w:rsidRPr="008F25D4">
              <w:rPr>
                <w:noProof/>
                <w:webHidden/>
              </w:rPr>
              <w:fldChar w:fldCharType="separate"/>
            </w:r>
            <w:r w:rsidR="008F25D4" w:rsidRPr="008F25D4">
              <w:rPr>
                <w:noProof/>
                <w:webHidden/>
              </w:rPr>
              <w:t>20</w:t>
            </w:r>
            <w:r w:rsidR="00FB3E63" w:rsidRPr="008F25D4">
              <w:rPr>
                <w:noProof/>
                <w:webHidden/>
              </w:rPr>
              <w:fldChar w:fldCharType="end"/>
            </w:r>
          </w:hyperlink>
        </w:p>
        <w:p w14:paraId="24BE75D0" w14:textId="08DF851B" w:rsidR="00FB3E63" w:rsidRDefault="00000000">
          <w:pPr>
            <w:pStyle w:val="TOC1"/>
            <w:tabs>
              <w:tab w:val="left" w:pos="440"/>
              <w:tab w:val="right" w:leader="dot" w:pos="10110"/>
            </w:tabs>
            <w:rPr>
              <w:rFonts w:eastAsiaTheme="minorEastAsia"/>
              <w:noProof/>
              <w:lang w:val="en-GB" w:eastAsia="en-GB"/>
            </w:rPr>
          </w:pPr>
          <w:hyperlink w:anchor="_Toc114152586" w:history="1">
            <w:r w:rsidR="00FB3E63" w:rsidRPr="00CA7837">
              <w:rPr>
                <w:rStyle w:val="Hyperlink"/>
                <w:noProof/>
              </w:rPr>
              <w:t>7.</w:t>
            </w:r>
            <w:r w:rsidR="00FB3E63">
              <w:rPr>
                <w:rFonts w:eastAsiaTheme="minorEastAsia"/>
                <w:noProof/>
                <w:lang w:val="en-GB" w:eastAsia="en-GB"/>
              </w:rPr>
              <w:tab/>
            </w:r>
            <w:r w:rsidR="00FB3E63" w:rsidRPr="00CA7837">
              <w:rPr>
                <w:rStyle w:val="Hyperlink"/>
                <w:noProof/>
              </w:rPr>
              <w:t>Acknowledgment</w:t>
            </w:r>
            <w:r w:rsidR="00FB3E63">
              <w:rPr>
                <w:noProof/>
                <w:webHidden/>
              </w:rPr>
              <w:tab/>
            </w:r>
            <w:r w:rsidR="00FB3E63">
              <w:rPr>
                <w:noProof/>
                <w:webHidden/>
              </w:rPr>
              <w:fldChar w:fldCharType="begin"/>
            </w:r>
            <w:r w:rsidR="00FB3E63">
              <w:rPr>
                <w:noProof/>
                <w:webHidden/>
              </w:rPr>
              <w:instrText xml:space="preserve"> PAGEREF _Toc114152586 \h </w:instrText>
            </w:r>
            <w:r w:rsidR="00FB3E63">
              <w:rPr>
                <w:noProof/>
                <w:webHidden/>
              </w:rPr>
            </w:r>
            <w:r w:rsidR="00FB3E63">
              <w:rPr>
                <w:noProof/>
                <w:webHidden/>
              </w:rPr>
              <w:fldChar w:fldCharType="separate"/>
            </w:r>
            <w:r w:rsidR="008F25D4">
              <w:rPr>
                <w:noProof/>
                <w:webHidden/>
              </w:rPr>
              <w:t>22</w:t>
            </w:r>
            <w:r w:rsidR="00FB3E63">
              <w:rPr>
                <w:noProof/>
                <w:webHidden/>
              </w:rPr>
              <w:fldChar w:fldCharType="end"/>
            </w:r>
          </w:hyperlink>
        </w:p>
        <w:p w14:paraId="39BA6E5A" w14:textId="23AD9867" w:rsidR="00FB3E63" w:rsidRDefault="00000000">
          <w:pPr>
            <w:pStyle w:val="TOC1"/>
            <w:tabs>
              <w:tab w:val="left" w:pos="440"/>
              <w:tab w:val="right" w:leader="dot" w:pos="10110"/>
            </w:tabs>
            <w:rPr>
              <w:rFonts w:eastAsiaTheme="minorEastAsia"/>
              <w:noProof/>
              <w:lang w:val="en-GB" w:eastAsia="en-GB"/>
            </w:rPr>
          </w:pPr>
          <w:hyperlink w:anchor="_Toc114152587" w:history="1">
            <w:r w:rsidR="00FB3E63" w:rsidRPr="00CA7837">
              <w:rPr>
                <w:rStyle w:val="Hyperlink"/>
                <w:noProof/>
              </w:rPr>
              <w:t>8.</w:t>
            </w:r>
            <w:r w:rsidR="00FB3E63">
              <w:rPr>
                <w:rFonts w:eastAsiaTheme="minorEastAsia"/>
                <w:noProof/>
                <w:lang w:val="en-GB" w:eastAsia="en-GB"/>
              </w:rPr>
              <w:tab/>
            </w:r>
            <w:r w:rsidR="00FB3E63" w:rsidRPr="00CA7837">
              <w:rPr>
                <w:rStyle w:val="Hyperlink"/>
                <w:noProof/>
              </w:rPr>
              <w:t>References</w:t>
            </w:r>
            <w:r w:rsidR="00FB3E63">
              <w:rPr>
                <w:noProof/>
                <w:webHidden/>
              </w:rPr>
              <w:tab/>
            </w:r>
            <w:r w:rsidR="00FB3E63">
              <w:rPr>
                <w:noProof/>
                <w:webHidden/>
              </w:rPr>
              <w:fldChar w:fldCharType="begin"/>
            </w:r>
            <w:r w:rsidR="00FB3E63">
              <w:rPr>
                <w:noProof/>
                <w:webHidden/>
              </w:rPr>
              <w:instrText xml:space="preserve"> PAGEREF _Toc114152587 \h </w:instrText>
            </w:r>
            <w:r w:rsidR="00FB3E63">
              <w:rPr>
                <w:noProof/>
                <w:webHidden/>
              </w:rPr>
            </w:r>
            <w:r w:rsidR="00FB3E63">
              <w:rPr>
                <w:noProof/>
                <w:webHidden/>
              </w:rPr>
              <w:fldChar w:fldCharType="separate"/>
            </w:r>
            <w:r w:rsidR="008F25D4">
              <w:rPr>
                <w:noProof/>
                <w:webHidden/>
              </w:rPr>
              <w:t>22</w:t>
            </w:r>
            <w:r w:rsidR="00FB3E63">
              <w:rPr>
                <w:noProof/>
                <w:webHidden/>
              </w:rPr>
              <w:fldChar w:fldCharType="end"/>
            </w:r>
          </w:hyperlink>
        </w:p>
        <w:p w14:paraId="14525E28" w14:textId="4028389B" w:rsidR="00877348" w:rsidRDefault="00877348">
          <w:r>
            <w:rPr>
              <w:b/>
              <w:bCs/>
              <w:noProof/>
            </w:rPr>
            <w:fldChar w:fldCharType="end"/>
          </w:r>
        </w:p>
      </w:sdtContent>
    </w:sdt>
    <w:p w14:paraId="4CE75AF9" w14:textId="26D4C091" w:rsidR="00BA48E3" w:rsidRDefault="00BA48E3">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p>
    <w:p w14:paraId="585436B6" w14:textId="46C2545D" w:rsidR="00564323" w:rsidRDefault="00AF7A90" w:rsidP="00564323">
      <w:pPr>
        <w:pStyle w:val="Title"/>
        <w:rPr>
          <w:lang w:val="en-US"/>
        </w:rPr>
      </w:pPr>
      <w:r>
        <w:rPr>
          <w:lang w:val="en-US"/>
        </w:rPr>
        <w:lastRenderedPageBreak/>
        <w:t xml:space="preserve">Synthetic data generation </w:t>
      </w:r>
      <w:r w:rsidR="009876DF">
        <w:rPr>
          <w:lang w:val="en-US"/>
        </w:rPr>
        <w:t xml:space="preserve">approaches including </w:t>
      </w:r>
      <w:r w:rsidR="00564323">
        <w:rPr>
          <w:lang w:val="en-US"/>
        </w:rPr>
        <w:t>GANs for domain adaption of defect classification of Non-destructive ultrasonic testing.</w:t>
      </w:r>
    </w:p>
    <w:p w14:paraId="6945E9D7" w14:textId="1F71C988" w:rsidR="003A57A6" w:rsidRDefault="003A57A6" w:rsidP="003A57A6">
      <w:pPr>
        <w:pStyle w:val="Heading1"/>
      </w:pPr>
      <w:bookmarkStart w:id="0" w:name="_Toc114152563"/>
      <w:r w:rsidRPr="00A86984">
        <w:t>Abstract</w:t>
      </w:r>
      <w:bookmarkEnd w:id="0"/>
    </w:p>
    <w:p w14:paraId="3D20DEEE" w14:textId="77777777" w:rsidR="00BA48E3" w:rsidRPr="00A21731" w:rsidRDefault="00BA48E3" w:rsidP="00BA48E3">
      <w:pPr>
        <w:rPr>
          <w:i/>
          <w:iCs/>
        </w:rPr>
      </w:pPr>
      <w:commentRangeStart w:id="1"/>
      <w:r w:rsidRPr="00162559">
        <w:rPr>
          <w:i/>
          <w:iCs/>
          <w:highlight w:val="red"/>
        </w:rPr>
        <w:t xml:space="preserve">Abstract—This work provides a solution to the challenge of low training data volumes in Non-Destructive Ultrasonic Testing of carbon </w:t>
      </w:r>
      <w:proofErr w:type="spellStart"/>
      <w:r w:rsidRPr="00162559">
        <w:rPr>
          <w:i/>
          <w:iCs/>
          <w:highlight w:val="red"/>
        </w:rPr>
        <w:t>fibre</w:t>
      </w:r>
      <w:proofErr w:type="spellEnd"/>
      <w:r w:rsidRPr="00162559">
        <w:rPr>
          <w:i/>
          <w:iCs/>
          <w:highlight w:val="red"/>
        </w:rPr>
        <w:t xml:space="preserve"> reinforced polymer composites known for their high structural ultrasonic noise. We used the strengths of </w:t>
      </w:r>
      <w:proofErr w:type="spellStart"/>
      <w:r w:rsidRPr="00162559">
        <w:rPr>
          <w:i/>
          <w:iCs/>
          <w:highlight w:val="red"/>
        </w:rPr>
        <w:t>CycleGAN</w:t>
      </w:r>
      <w:proofErr w:type="spellEnd"/>
      <w:r w:rsidRPr="00162559">
        <w:rPr>
          <w:i/>
          <w:iCs/>
          <w:highlight w:val="red"/>
        </w:rPr>
        <w:t xml:space="preserve">, an unpaired image-to-image translation network, to learn the mapping from physics-based simulations of defects to experimental results. The learnt mapping was then applied to a simulated dataset to closer replicate real experimental data. </w:t>
      </w:r>
      <w:proofErr w:type="spellStart"/>
      <w:r w:rsidRPr="00162559">
        <w:rPr>
          <w:i/>
          <w:iCs/>
          <w:highlight w:val="red"/>
        </w:rPr>
        <w:t>CycleGAN</w:t>
      </w:r>
      <w:proofErr w:type="spellEnd"/>
      <w:r w:rsidRPr="00162559">
        <w:rPr>
          <w:i/>
          <w:iCs/>
          <w:highlight w:val="red"/>
        </w:rPr>
        <w:t xml:space="preserve"> was able to effectively learn the mapping between simulated and experimental data and a resulting synthetic dataset was produced. By using a Convolutional Neural Network, it was demonstrated that the (non </w:t>
      </w:r>
      <w:proofErr w:type="spellStart"/>
      <w:r w:rsidRPr="00162559">
        <w:rPr>
          <w:i/>
          <w:iCs/>
          <w:highlight w:val="red"/>
        </w:rPr>
        <w:t>CycleGAN</w:t>
      </w:r>
      <w:proofErr w:type="spellEnd"/>
      <w:r w:rsidRPr="00162559">
        <w:rPr>
          <w:i/>
          <w:iCs/>
          <w:highlight w:val="red"/>
        </w:rPr>
        <w:t xml:space="preserve">) simulated dataset was too dissimilar to experimental data for direct training of an experimental classifier – producing a classification F1 score of 0. However, when trained on the new synthetic dataset, which was augmented using the GAN, the classifier demonstrated a significant improvement in classification performance on experimental data, with a classification F1 score of 0.88. This showed that the </w:t>
      </w:r>
      <w:proofErr w:type="spellStart"/>
      <w:r w:rsidRPr="00162559">
        <w:rPr>
          <w:i/>
          <w:iCs/>
          <w:highlight w:val="red"/>
        </w:rPr>
        <w:t>CycleGAN</w:t>
      </w:r>
      <w:proofErr w:type="spellEnd"/>
      <w:r w:rsidRPr="00162559">
        <w:rPr>
          <w:i/>
          <w:iCs/>
          <w:highlight w:val="red"/>
        </w:rPr>
        <w:t xml:space="preserve"> had successfully mapped the simulated data closer to the experimental data, allowing simulated data to be used much more effectively in training. </w:t>
      </w:r>
      <w:commentRangeEnd w:id="1"/>
      <w:r w:rsidR="002C77ED" w:rsidRPr="00162559">
        <w:rPr>
          <w:rStyle w:val="CommentReference"/>
          <w:highlight w:val="red"/>
        </w:rPr>
        <w:commentReference w:id="1"/>
      </w:r>
    </w:p>
    <w:p w14:paraId="3A28CACD" w14:textId="19DEDB64" w:rsidR="003A57A6" w:rsidRPr="00B35E81" w:rsidRDefault="003A57A6" w:rsidP="003A57A6">
      <w:pPr>
        <w:pStyle w:val="Heading1"/>
      </w:pPr>
      <w:bookmarkStart w:id="2" w:name="_Toc114152564"/>
      <w:r w:rsidRPr="00B35E81">
        <w:t>Intro</w:t>
      </w:r>
      <w:bookmarkEnd w:id="2"/>
    </w:p>
    <w:p w14:paraId="015502DC" w14:textId="26133C2E" w:rsidR="004569F8" w:rsidRPr="00B35E81" w:rsidRDefault="004569F8" w:rsidP="004569F8">
      <w:r w:rsidRPr="00B35E81">
        <w:t xml:space="preserve">Composites such as Carbon </w:t>
      </w:r>
      <w:proofErr w:type="spellStart"/>
      <w:r w:rsidRPr="00B35E81">
        <w:t>Fibre</w:t>
      </w:r>
      <w:proofErr w:type="spellEnd"/>
      <w:r w:rsidRPr="00B35E81">
        <w:t xml:space="preserve"> Reinforced Polymer (CFRP) are constructed by layering multiple </w:t>
      </w:r>
      <w:r w:rsidRPr="00B35E81">
        <w:rPr>
          <w:lang w:val="en-GB"/>
        </w:rPr>
        <w:t>carbon ply</w:t>
      </w:r>
      <w:r w:rsidRPr="00B35E81">
        <w:t xml:space="preserve"> layers which are cured after t</w:t>
      </w:r>
      <w:r w:rsidRPr="00B35E81">
        <w:rPr>
          <w:lang w:val="en-GB"/>
        </w:rPr>
        <w:t>he addition</w:t>
      </w:r>
      <w:r w:rsidRPr="00B35E81">
        <w:t xml:space="preserve"> of a</w:t>
      </w:r>
      <w:r w:rsidRPr="00B35E81">
        <w:rPr>
          <w:lang w:val="en-GB"/>
        </w:rPr>
        <w:t xml:space="preserve"> polymer</w:t>
      </w:r>
      <w:r w:rsidRPr="00B35E81">
        <w:t xml:space="preserve">. These composites are widely used in aerospace and other industries as they offer superior corrosion resistance, specific strength and stiffness, and their anisotropic nature can be mapped to correspond with structural load requirements </w:t>
      </w:r>
      <w:r w:rsidRPr="00B35E81">
        <w:fldChar w:fldCharType="begin"/>
      </w:r>
      <w:r w:rsidRPr="00B35E81">
        <w:instrText xml:space="preserve"> ADDIN ZOTERO_ITEM CSL_CITATION {"citationID":"Tl015xzl","properties":{"formattedCitation":"[1]\\uc0\\u8211{}[9]","plainCitation":"[1]–[9]","noteIndex":0},"citationItems":[{"id":27,"uris":["http://zotero.org/users/8542405/items/5GQQHIX2"],"itemData":{"id":27,"type":"article-journal","abstract":"When manufacturing composite structure, material and structural components are created concurrently. Thus, for composite materials in critical structural applications, it is more important than ever to independently assure structural integrity. Complexity of the advanced composite materials manufacturing and composite in service maintenance represents challenges in developing optimized nondestructive tools and tests. Traditional metals based NDT methods are inappropriate and often misleading when applied to anisotropic and inhomogeneous composite materials. In advanced technology applications such as aerospace and with industrial emphasis on economics and safety, it is critical to use and develop robust and practical composites NDT methods. Composite NDT encompasses a range of modified traditional and new tools including ultrasonic, xray, acoustic emission, thermal, optical, electrical and a variety of hybrid methods. This paper provides overview of the current use of the NDT tools in the composite applications.","language":"en","page":"7","source":"ResearchGate","title":"Non Destructive Test Technology for the Composite","author":[{"family":"Djordjevic","given":"B"}],"issued":{"date-parts":[["2009",1,1]]}}},{"id":23,"uris":["http://zotero.org/users/8542405/items/A37YMUSP"],"itemData":{"id":23,"type":"article-journal","abstract":"Infrared thermography and phased array ultrasonic are used to detect defects and impact damage in carbon fibre reinforced composites. Apart from its use as non-destructive evaluation technique, infrared thermography is also employed to record a video during the impact event. The visualization of thermal signatures, caused by local dissipation of impact energy, allows gaining information which is useful for understanding the material response to impact. In particular, the two techniques allow for estimation, in a reliable way, of the overall delamination extension which is of utmost importance for material design purposes.","container-title":"Composite Structures","DOI":"10.1016/j.compstruct.2015.08.119","ISSN":"0263-8223","journalAbbreviation":"Composite Structures","language":"en","page":"845-853","source":"ScienceDirect","title":"Nondestructive evaluation of carbon fibre reinforced composites with infrared thermography and ultrasonics","volume":"134","author":[{"family":"Meola","given":"C."},{"family":"Boccardi","given":"S."},{"family":"Carlomagno","given":"G. M."},{"family":"Boffa","given":"N. D."},{"family":"Monaco","given":"E."},{"family":"Ricci","given":"F."}],"issued":{"date-parts":[["2015",12,15]]}}},{"id":84,"uris":["http://zotero.org/users/8542405/items/NACSD5FA"],"itemData":{"id":84,"type":"article-journal","abstract":"Composites are commonly found in a wide variety of applications such as construction materials, sporting equipment, and aerospace components. This class of material is multilayered and ani sotropic both on the microscopic and macroscopic scale. Solid woven carbon fiber reinforced plastic (CFRP) composite consists of a polymeric binder and a carbon fiber weave. The carbon fiber weave acts as the reinforcing agent within the polymeric binder. This woven material is unique when compared to bi-directional composites due to its flexibility to wrap around small or large radii while maintaining a high strength to weight ratio. The thickness and strength of the CFRP are determined by the design parameters of the component and are varied by the number of woven carbon plys and the orientation of the plys within the solid laminate respectively. Pre -impregnated (“pre-preg”) woven carbon plys are becoming more common because they can be stacked in a predefined sequence before being placed in an autoclave with a specific pressure-temperature profile. Ultrasonic inspections are very important for finding defects within post-cured composite components. One parameter used in ultrasonic inspections is the veloci ty of sound which is unique to every material. The interaction of sound dispersion and absorption within the composite, due to the plys, affects its measured sound wave velocity. Ultrasonic inspections of composites are well established but, the reliability is hampered by the travel distance in the anisotropic, nonhomogeneous ply layers that lie between the interfaces. This paper will explore two influences of the solid woven CFRP composite’s velocity of sound: 1) the ultrasonic wave propagation through multiple specimens of varying thickness (ply number) with a single frequency and 2) the ultrasonic wave propagation using varying frequencies with a single thickness specimen.","language":"en","page":"5","source":"Zotero","title":"Composite Material Characterization using Acoustic Wave Speed Measurements","author":[{"family":"Dorado","given":"Andrea Marta-Eller"}]}},{"id":6,"uris":["http://zotero.org/users/8542405/items/RJ5KBEXT"],"itemData":{"id":6,"type":"article-journal","abstract":"In aerospace applications fi ber-reinforced composites offer\nlightweight, high strength and corrosion resistance, among other\nadvantages. Despite these advantages, composite structures are sensitive\nto impact damage, and other factors that compromise the integrity\nof the composite structure. Non-destructive testing techniques capable\nof providing an accurate damage assessment of the composite structure\nare critical to prevent premature failure and extend service life of the\npart. This chapter deals with the application of dynamic thermography\nas an effi cient methodology to scan wide areas rapidly and detect impact\ndamage, delaminations and other defects and problems.","DOI":"10.1533/9780857093554.3.309","language":"en","note":"ISBN: 9780857093554\nDOI: 10.1533/9780857093554.3.309","title":"Non-destructive evaluation (NDE) of aerospace composites: application of infrared (IR) thermography","title-short":"Non-destructive evaluation (NDE) of aerospace composites","URL":"https://reader.elsevier.com/reader/sd/pii/B9780857093448500129?token=2584741C915CE963B7ED0C2BF756957A35BD7225199900A1A160CC35C1A7571CC2B4AAC93C95BE90D80F20B3A9804C25&amp;originRegion=eu-west-1&amp;originCreation=20211102191715","author":[{"family":"Ley, O.","given":""},{"family":"Godinez","given":"V."}],"accessed":{"date-parts":[["2021",11,2]]}}},{"id":117,"uris":["http://zotero.org/users/8542405/items/X75LS9NX"],"itemData":{"id":117,"type":"article-journal","container-title":"IOP Conference Series: Materials Science and Engineering","DOI":"10.1088/1757-899X/1023/1/012013","journalAbbreviation":"IOP Conference Series: Materials Science and Engineering","page":"012013","source":"ResearchGate","title":"Ultrasonic detection of manufacturing defects in multilayer composite structures","volume":"1023","author":[{"family":"Kokurov","given":"A"},{"family":"Subbotin","given":"D"}],"issued":{"date-parts":[["2021",1,14]]}}},{"id":172,"uris":["http://zotero.org/users/8542405/items/DDV2RBDY"],"itemData":{"id":172,"type":"chapter","abstract":"This chapter discusses the defects in aerospace composite structures and the ultrasonic techniques used for their non-destructive detection and characterization. The defects discussed include manufacturing defects such as porosity, errors in ply layup or stacking sequence, ply waviness, and service-induced delamination, disbond, crushed core, and microcracks. Ultrasonic inspection of both solid laminates and honeycomb sandwiches is discussed. The techniques addressed include novel processing of C-scan images in water-coupled ultrasonic testing, application of air-coupled ultrasound, and electromagnetically generated shear waves to exploit their strong interaction with fiber direction. In terms of instrumentation, this chapter discusses laboratory systems, stationary systems used in manufacturing environment, and portable inspection systems for field applications.","collection-title":"Woodhead Publishing Series in Composites Science and Engineering","container-title":"Non-Destructive Evaluation (NDE) of Polymer Matrix Composites","ISBN":"978-0-85709-344-8","language":"en","note":"DOI: 10.1533/9780857093554.3.397","page":"397-422","publisher":"Woodhead Publishing","source":"ScienceDirect","title":"15 - Non-destructive evaluation (NDE) of aerospace composites: ultrasonic techniques","title-short":"15 - Non-destructive evaluation (NDE) of aerospace composites","URL":"https://www.sciencedirect.com/science/article/pii/B9780857093448500154","author":[{"family":"Hsu","given":"D. K."}],"editor":[{"family":"Karbhari","given":"Vistasp M."}],"accessed":{"date-parts":[["2021",12,19]]},"issued":{"date-parts":[["2013",1,1]]}}},{"id":248,"uris":["http://zotero.org/users/8542405/items/NDJK4BSC"],"itemData":{"id":248,"type":"article-journal","abstract":"The automated ﬁber placement process (AFP) enables the manufacturing of large and geometrical complex ﬁber composite structures with high quality at low cycle times. Although the AFP process is highly accurate and reproducible, manufacturing induced imperfections in the produced composite structure occur. This review summarizes and classiﬁes typical AFP-related manufacturing defects. Several methodologies for evaluating the effects of such manufacturing defects from the literature are reviewed. This review paper presents recent scientiﬁc contributions and discusses proposed experimental and simulation-based methodologies. Among the identiﬁed ten defect classes, gaps and overlaps are predominant. This paper focuses then on methods for modelling and assessing gaps and overlaps. The state of the art in modelling gaps and overlaps and assessing their inﬂuence on mechanical properties is presented. Finally, research gaps and remaining issues are identiﬁed.","container-title":"Journal of Composites Science","DOI":"10.3390/jcs3020056","ISSN":"2504-477X","issue":"2","journalAbbreviation":"J. Compos. Sci.","language":"en","page":"56","source":"DOI.org (Crossref)","title":"Manufacturing-Induced Imperfections in Composite Parts Manufactured via Automated Fiber Placement","volume":"3","author":[{"family":"Heinecke","given":"Falk"},{"family":"Willberg","given":"Christian"}],"issued":{"date-parts":[["2019",6,2]]}}},{"id":296,"uris":["http://zotero.org/users/8542405/items/8M5A49D6"],"itemData":{"id":296,"type":"article-journal","abstract":"Failures detection in composite laminates is complicated respect to conventional non-destructive testings for metal structures, due to their sensibility to echoes drown in noise depending by the different properties of the constituent materials and the multi-layered composites structures. The latter, in particular, are sensitive to impact damage and also a low-energy impact can results in a severe loss of the load capacity as a result of delamination. In this study, the effectiveness of the detection of the damage in low-velocity impacts in several different composite laminates, at different energy levels, is investigated by using ultrasonic technique. The latter technique was adopted to verify its capability to afford info on the shape and the size of the delamination, also in the presence of entirely different parameters. It was useful even to test the influence of different factors on the dynamic behavior of the studied composites. Pulse-echo method with faced array transducers (f = 5 MHz) was used to diffuse and receive ultrasound waves. The results provided information useful to understand the damage mechanisms and the onset and the propagation of the damage.","container-title":"International Journal of Lightweight Materials and Manufacture","DOI":"10.1016/j.ijlmm.2020.04.002","ISSN":"2588-8404","issue":"1","journalAbbreviation":"International Journal of Lightweight Materials and Manufacture","language":"en","page":"37-42","source":"ScienceDirect","title":"Ultrasonic inspection of composites materials: Application to detect impact damage","title-short":"Ultrasonic inspection of composites materials","volume":"4","author":[{"family":"Papa","given":"Ilaria"},{"family":"Lopresto","given":"Valentina"},{"family":"Langella","given":"Antonio"}],"issued":{"date-parts":[["2021",3,1]]}}},{"id":348,"uris":["http://zotero.org/users/8542405/items/C93683A2"],"itemData":{"id":348,"type":"article-journal","abstract":"An automated task sequence based on the commercial software Ultis® combined with new pre- and post-processing tools was developed to achieve a fully automated analysis of ultrasonic data obtained from large and complex CFRP components. The resulting a90/95 on reference panels containing a variety of artificial defects was 6.8 mm. The new tools include a C-scan projection optimizer that minimizes defects distortion during 3D to 2D transition, an efficient segmentation method to address challenging features (co-cured stringers, ply drop-offs, multiple thickness variations), and a novel defect detection algorithm capable of automatically extracting indications from a collection of A-scans. Results suggest that the method meets the detection requirements while significantly reducing the analysis time.","container-title":"NDT &amp; E International","DOI":"10.1016/j.ndteint.2021.102478","ISSN":"0963-8695","journalAbbreviation":"NDT &amp; E International","language":"en","page":"102478","source":"ScienceDirect","title":"Automated defect detection for ultrasonic inspection of CFRP aircraft components","volume":"122","author":[{"family":"Séguin-Charbonneau","given":"Loïc"},{"family":"Walter","given":"Julien"},{"family":"Théroux","given":"Louis-Daniel"},{"family":"Scheed","given":"Laurent"},{"family":"Beausoleil","given":"Alexandre"},{"family":"Masson","given":"Benoit"}],"issued":{"date-parts":[["2021",9,1]]}}}],"schema":"https://github.com/citation-style-language/schema/raw/master/csl-citation.json"} </w:instrText>
      </w:r>
      <w:r w:rsidRPr="00B35E81">
        <w:fldChar w:fldCharType="separate"/>
      </w:r>
      <w:r w:rsidRPr="00B35E81">
        <w:rPr>
          <w:szCs w:val="24"/>
        </w:rPr>
        <w:t>[1]–[9]</w:t>
      </w:r>
      <w:r w:rsidRPr="00B35E81">
        <w:fldChar w:fldCharType="end"/>
      </w:r>
      <w:r w:rsidRPr="00B35E81">
        <w:t xml:space="preserve">. Composites are susceptible to defects created during </w:t>
      </w:r>
      <w:r w:rsidR="00B35E81" w:rsidRPr="00B35E81">
        <w:t>manufacturing</w:t>
      </w:r>
      <w:r w:rsidRPr="00B35E81">
        <w:rPr>
          <w:lang w:val="en-GB"/>
        </w:rPr>
        <w:t xml:space="preserve"> </w:t>
      </w:r>
      <w:r w:rsidRPr="00B35E81">
        <w:fldChar w:fldCharType="begin"/>
      </w:r>
      <w:r w:rsidRPr="00B35E81">
        <w:instrText xml:space="preserve"> ADDIN ZOTERO_ITEM CSL_CITATION {"citationID":"Jz5CJfWq","properties":{"formattedCitation":"[1], [2], [4], [7], [8], [10], [11]","plainCitation":"[1], [2], [4], [7], [8], [10], [11]","noteIndex":0},"citationItems":[{"id":27,"uris":["http://zotero.org/users/8542405/items/5GQQHIX2"],"itemData":{"id":27,"type":"article-journal","abstract":"When manufacturing composite structure, material and structural components are created concurrently. Thus, for composite materials in critical structural applications, it is more important than ever to independently assure structural integrity. Complexity of the advanced composite materials manufacturing and composite in service maintenance represents challenges in developing optimized nondestructive tools and tests. Traditional metals based NDT methods are inappropriate and often misleading when applied to anisotropic and inhomogeneous composite materials. In advanced technology applications such as aerospace and with industrial emphasis on economics and safety, it is critical to use and develop robust and practical composites NDT methods. Composite NDT encompasses a range of modified traditional and new tools including ultrasonic, xray, acoustic emission, thermal, optical, electrical and a variety of hybrid methods. This paper provides overview of the current use of the NDT tools in the composite applications.","language":"en","page":"7","source":"ResearchGate","title":"Non Destructive Test Technology for the Composite","author":[{"family":"Djordjevic","given":"B"}],"issued":{"date-parts":[["2009",1,1]]}}},{"id":23,"uris":["http://zotero.org/users/8542405/items/A37YMUSP"],"itemData":{"id":23,"type":"article-journal","abstract":"Infrared thermography and phased array ultrasonic are used to detect defects and impact damage in carbon fibre reinforced composites. Apart from its use as non-destructive evaluation technique, infrared thermography is also employed to record a video during the impact event. The visualization of thermal signatures, caused by local dissipation of impact energy, allows gaining information which is useful for understanding the material response to impact. In particular, the two techniques allow for estimation, in a reliable way, of the overall delamination extension which is of utmost importance for material design purposes.","container-title":"Composite Structures","DOI":"10.1016/j.compstruct.2015.08.119","ISSN":"0263-8223","journalAbbreviation":"Composite Structures","language":"en","page":"845-853","source":"ScienceDirect","title":"Nondestructive evaluation of carbon fibre reinforced composites with infrared thermography and ultrasonics","volume":"134","author":[{"family":"Meola","given":"C."},{"family":"Boccardi","given":"S."},{"family":"Carlomagno","given":"G. M."},{"family":"Boffa","given":"N. D."},{"family":"Monaco","given":"E."},{"family":"Ricci","given":"F."}],"issued":{"date-parts":[["2015",12,15]]}}},{"id":6,"uris":["http://zotero.org/users/8542405/items/RJ5KBEXT"],"itemData":{"id":6,"type":"article-journal","abstract":"In aerospace applications fi ber-reinforced composites offer\nlightweight, high strength and corrosion resistance, among other\nadvantages. Despite these advantages, composite structures are sensitive\nto impact damage, and other factors that compromise the integrity\nof the composite structure. Non-destructive testing techniques capable\nof providing an accurate damage assessment of the composite structure\nare critical to prevent premature failure and extend service life of the\npart. This chapter deals with the application of dynamic thermography\nas an effi cient methodology to scan wide areas rapidly and detect impact\ndamage, delaminations and other defects and problems.","DOI":"10.1533/9780857093554.3.309","language":"en","note":"ISBN: 9780857093554\nDOI: 10.1533/9780857093554.3.309","title":"Non-destructive evaluation (NDE) of aerospace composites: application of infrared (IR) thermography","title-short":"Non-destructive evaluation (NDE) of aerospace composites","URL":"https://reader.elsevier.com/reader/sd/pii/B9780857093448500129?token=2584741C915CE963B7ED0C2BF756957A35BD7225199900A1A160CC35C1A7571CC2B4AAC93C95BE90D80F20B3A9804C25&amp;originRegion=eu-west-1&amp;originCreation=20211102191715","author":[{"family":"Ley, O.","given":""},{"family":"Godinez","given":"V."}],"accessed":{"date-parts":[["2021",11,2]]}}},{"id":248,"uris":["http://zotero.org/users/8542405/items/NDJK4BSC"],"itemData":{"id":248,"type":"article-journal","abstract":"The automated ﬁber placement process (AFP) enables the manufacturing of large and geometrical complex ﬁber composite structures with high quality at low cycle times. Although the AFP process is highly accurate and reproducible, manufacturing induced imperfections in the produced composite structure occur. This review summarizes and classiﬁes typical AFP-related manufacturing defects. Several methodologies for evaluating the effects of such manufacturing defects from the literature are reviewed. This review paper presents recent scientiﬁc contributions and discusses proposed experimental and simulation-based methodologies. Among the identiﬁed ten defect classes, gaps and overlaps are predominant. This paper focuses then on methods for modelling and assessing gaps and overlaps. The state of the art in modelling gaps and overlaps and assessing their inﬂuence on mechanical properties is presented. Finally, research gaps and remaining issues are identiﬁed.","container-title":"Journal of Composites Science","DOI":"10.3390/jcs3020056","ISSN":"2504-477X","issue":"2","journalAbbreviation":"J. Compos. Sci.","language":"en","page":"56","source":"DOI.org (Crossref)","title":"Manufacturing-Induced Imperfections in Composite Parts Manufactured via Automated Fiber Placement","volume":"3","author":[{"family":"Heinecke","given":"Falk"},{"family":"Willberg","given":"Christian"}],"issued":{"date-parts":[["2019",6,2]]}}},{"id":24,"uris":["http://zotero.org/users/8542405/items/PFR36F9N"],"itemData":{"id":24,"type":"article-journal","container-title":"Procedia Structural Integrity","DOI":"10.1016/j.prostr.2016.02.008","ISSN":"24523216","journalAbbreviation":"Procedia Structural Integrity","language":"en","page":"50-57","source":"DOI.org (Crossref)","title":"A review of non-destructive testing methods of composite materials","volume":"1","author":[{"family":"Gholizadeh","given":"S."}],"issued":{"date-parts":[["2016"]]}}},{"id":9,"uris":["http://zotero.org/users/8542405/items/6B5H9CCN"],"itemData":{"id":9,"type":"article-journal","abstract":"A tier 1 automotive supplier has developed a novel and unique kinetic energy recovery storage system for both retro-fitting and OEM application for public transport systems where periodic stop start behaviour is paramount. A major component of the system is a composite flywheel spinning at up to 36,000rpm (600Hz). Material soundness is an essential requirement of the flywheel to ensure failure does not occur. The component is particularly thick for a composite being up to 30mm cross section in some places. The geometry, scale and material make-up pose some challenges for conventional NDT systems. Damage can arise in composite materials during material processing, fabrication of the component or in-service activities among which delamination, cracks and porosity are the most common defects. A number of non-destructive testing (NDT) techniques are effective in testing components for defects without damaging the component. NDT techniques like Ultrasonic Testing, X-Ray, Radiography, Thermography, Eddy current and Acoustic Emission are current techniques for various testing applications. Each of these techniques uses different principles to look into the material for defects. However, the geometry, physical and material properties of the component being tested are important factors in the applicability of a technique. This paper reviews these NDT techniques and compares them in terms of characteristics and applicability to composite parts.","collection-title":"Proceedings of the 4th International Conference on Through-life Engineering Services","container-title":"Procedia CIRP","DOI":"10.1016/j.procir.2015.07.043","ISSN":"2212-8271","journalAbbreviation":"Procedia CIRP","language":"en","page":"129-136","source":"ScienceDirect","title":"Review of Non-destructive Testing (NDT) Techniques and their Applicability to Thick Walled Composites","volume":"38","author":[{"family":"Jolly","given":"MR"},{"family":"Prabhakar","given":"A."},{"family":"Sturzu","given":"B."},{"family":"Hollstein","given":"K."},{"family":"Singh","given":"R."},{"family":"Thomas","given":"S."},{"family":"Foote","given":"P."},{"family":"Shaw","given":"A."}],"issued":{"date-parts":[["2015",1,1]]}}},{"id":296,"uris":["http://zotero.org/users/8542405/items/8M5A49D6"],"itemData":{"id":296,"type":"article-journal","abstract":"Failures detection in composite laminates is complicated respect to conventional non-destructive testings for metal structures, due to their sensibility to echoes drown in noise depending by the different properties of the constituent materials and the multi-layered composites structures. The latter, in particular, are sensitive to impact damage and also a low-energy impact can results in a severe loss of the load capacity as a result of delamination. In this study, the effectiveness of the detection of the damage in low-velocity impacts in several different composite laminates, at different energy levels, is investigated by using ultrasonic technique. The latter technique was adopted to verify its capability to afford info on the shape and the size of the delamination, also in the presence of entirely different parameters. It was useful even to test the influence of different factors on the dynamic behavior of the studied composites. Pulse-echo method with faced array transducers (f = 5 MHz) was used to diffuse and receive ultrasound waves. The results provided information useful to understand the damage mechanisms and the onset and the propagation of the damage.","container-title":"International Journal of Lightweight Materials and Manufacture","DOI":"10.1016/j.ijlmm.2020.04.002","ISSN":"2588-8404","issue":"1","journalAbbreviation":"International Journal of Lightweight Materials and Manufacture","language":"en","page":"37-42","source":"ScienceDirect","title":"Ultrasonic inspection of composites materials: Application to detect impact damage","title-short":"Ultrasonic inspection of composites materials","volume":"4","author":[{"family":"Papa","given":"Ilaria"},{"family":"Lopresto","given":"Valentina"},{"family":"Langella","given":"Antonio"}],"issued":{"date-parts":[["2021",3,1]]}}}],"schema":"https://github.com/citation-style-language/schema/raw/master/csl-citation.json"} </w:instrText>
      </w:r>
      <w:r w:rsidRPr="00B35E81">
        <w:fldChar w:fldCharType="separate"/>
      </w:r>
      <w:r w:rsidRPr="00B35E81">
        <w:t>[1], [2], [4], [7], [8], [10], [11]</w:t>
      </w:r>
      <w:r w:rsidRPr="00B35E81">
        <w:fldChar w:fldCharType="end"/>
      </w:r>
      <w:r w:rsidRPr="00B35E81">
        <w:t xml:space="preserve">. The </w:t>
      </w:r>
      <w:r w:rsidRPr="00B35E81">
        <w:rPr>
          <w:lang w:val="en-GB"/>
        </w:rPr>
        <w:t xml:space="preserve">detection, </w:t>
      </w:r>
      <w:r w:rsidRPr="00B35E81">
        <w:t xml:space="preserve">quantification and characterization of these defects is required to assess the quality of aerospace components. These defects most commonly include delamination’s, cracks, foreign object inclusions, </w:t>
      </w:r>
      <w:proofErr w:type="spellStart"/>
      <w:r w:rsidRPr="00B35E81">
        <w:t>fibre</w:t>
      </w:r>
      <w:proofErr w:type="spellEnd"/>
      <w:r w:rsidRPr="00B35E81">
        <w:t xml:space="preserve"> distortions (or marcels), and porosity </w:t>
      </w:r>
      <w:r w:rsidRPr="00B35E81">
        <w:fldChar w:fldCharType="begin"/>
      </w:r>
      <w:r w:rsidRPr="00B35E81">
        <w:instrText xml:space="preserve"> ADDIN ZOTERO_ITEM CSL_CITATION {"citationID":"h2IX0roQ","properties":{"formattedCitation":"[6], [11]","plainCitation":"[6], [11]","noteIndex":0},"citationItems":[{"id":172,"uris":["http://zotero.org/users/8542405/items/DDV2RBDY"],"itemData":{"id":172,"type":"chapter","abstract":"This chapter discusses the defects in aerospace composite structures and the ultrasonic techniques used for their non-destructive detection and characterization. The defects discussed include manufacturing defects such as porosity, errors in ply layup or stacking sequence, ply waviness, and service-induced delamination, disbond, crushed core, and microcracks. Ultrasonic inspection of both solid laminates and honeycomb sandwiches is discussed. The techniques addressed include novel processing of C-scan images in water-coupled ultrasonic testing, application of air-coupled ultrasound, and electromagnetically generated shear waves to exploit their strong interaction with fiber direction. In terms of instrumentation, this chapter discusses laboratory systems, stationary systems used in manufacturing environment, and portable inspection systems for field applications.","collection-title":"Woodhead Publishing Series in Composites Science and Engineering","container-title":"Non-Destructive Evaluation (NDE) of Polymer Matrix Composites","ISBN":"978-0-85709-344-8","language":"en","note":"DOI: 10.1533/9780857093554.3.397","page":"397-422","publisher":"Woodhead Publishing","source":"ScienceDirect","title":"15 - Non-destructive evaluation (NDE) of aerospace composites: ultrasonic techniques","title-short":"15 - Non-destructive evaluation (NDE) of aerospace composites","URL":"https://www.sciencedirect.com/science/article/pii/B9780857093448500154","author":[{"family":"Hsu","given":"D. K."}],"editor":[{"family":"Karbhari","given":"Vistasp M."}],"accessed":{"date-parts":[["2021",12,19]]},"issued":{"date-parts":[["2013",1,1]]}}},{"id":9,"uris":["http://zotero.org/users/8542405/items/6B5H9CCN"],"itemData":{"id":9,"type":"article-journal","abstract":"A tier 1 automotive supplier has developed a novel and unique kinetic energy recovery storage system for both retro-fitting and OEM application for public transport systems where periodic stop start behaviour is paramount. A major component of the system is a composite flywheel spinning at up to 36,000rpm (600Hz). Material soundness is an essential requirement of the flywheel to ensure failure does not occur. The component is particularly thick for a composite being up to 30mm cross section in some places. The geometry, scale and material make-up pose some challenges for conventional NDT systems. Damage can arise in composite materials during material processing, fabrication of the component or in-service activities among which delamination, cracks and porosity are the most common defects. A number of non-destructive testing (NDT) techniques are effective in testing components for defects without damaging the component. NDT techniques like Ultrasonic Testing, X-Ray, Radiography, Thermography, Eddy current and Acoustic Emission are current techniques for various testing applications. Each of these techniques uses different principles to look into the material for defects. However, the geometry, physical and material properties of the component being tested are important factors in the applicability of a technique. This paper reviews these NDT techniques and compares them in terms of characteristics and applicability to composite parts.","collection-title":"Proceedings of the 4th International Conference on Through-life Engineering Services","container-title":"Procedia CIRP","DOI":"10.1016/j.procir.2015.07.043","ISSN":"2212-8271","journalAbbreviation":"Procedia CIRP","language":"en","page":"129-136","source":"ScienceDirect","title":"Review of Non-destructive Testing (NDT) Techniques and their Applicability to Thick Walled Composites","volume":"38","author":[{"family":"Jolly","given":"MR"},{"family":"Prabhakar","given":"A."},{"family":"Sturzu","given":"B."},{"family":"Hollstein","given":"K."},{"family":"Singh","given":"R."},{"family":"Thomas","given":"S."},{"family":"Foote","given":"P."},{"family":"Shaw","given":"A."}],"issued":{"date-parts":[["2015",1,1]]}}}],"schema":"https://github.com/citation-style-language/schema/raw/master/csl-citation.json"} </w:instrText>
      </w:r>
      <w:r w:rsidRPr="00B35E81">
        <w:fldChar w:fldCharType="separate"/>
      </w:r>
      <w:r w:rsidRPr="00B35E81">
        <w:t>[6], [11]</w:t>
      </w:r>
      <w:r w:rsidRPr="00B35E81">
        <w:fldChar w:fldCharType="end"/>
      </w:r>
      <w:r w:rsidRPr="00B35E81">
        <w:rPr>
          <w:lang w:val="en-GB"/>
        </w:rPr>
        <w:t xml:space="preserve">. </w:t>
      </w:r>
      <w:r w:rsidRPr="00B35E81">
        <w:t xml:space="preserve">With an increasing amount of composites becoming safety critical parts, the need for effective testing is of upmost importance </w:t>
      </w:r>
      <w:r w:rsidRPr="00B35E81">
        <w:fldChar w:fldCharType="begin"/>
      </w:r>
      <w:r w:rsidRPr="00B35E81">
        <w:instrText xml:space="preserve"> ADDIN ZOTERO_ITEM CSL_CITATION {"citationID":"qHEx0rfV","properties":{"formattedCitation":"[4]","plainCitation":"[4]","noteIndex":0},"citationItems":[{"id":6,"uris":["http://zotero.org/users/8542405/items/RJ5KBEXT"],"itemData":{"id":6,"type":"article-journal","abstract":"In aerospace applications fi ber-reinforced composites offer\nlightweight, high strength and corrosion resistance, among other\nadvantages. Despite these advantages, composite structures are sensitive\nto impact damage, and other factors that compromise the integrity\nof the composite structure. Non-destructive testing techniques capable\nof providing an accurate damage assessment of the composite structure\nare critical to prevent premature failure and extend service life of the\npart. This chapter deals with the application of dynamic thermography\nas an effi cient methodology to scan wide areas rapidly and detect impact\ndamage, delaminations and other defects and problems.","DOI":"10.1533/9780857093554.3.309","language":"en","note":"ISBN: 9780857093554\nDOI: 10.1533/9780857093554.3.309","title":"Non-destructive evaluation (NDE) of aerospace composites: application of infrared (IR) thermography","title-short":"Non-destructive evaluation (NDE) of aerospace composites","URL":"https://reader.elsevier.com/reader/sd/pii/B9780857093448500129?token=2584741C915CE963B7ED0C2BF756957A35BD7225199900A1A160CC35C1A7571CC2B4AAC93C95BE90D80F20B3A9804C25&amp;originRegion=eu-west-1&amp;originCreation=20211102191715","author":[{"family":"Ley, O.","given":""},{"family":"Godinez","given":"V."}],"accessed":{"date-parts":[["2021",11,2]]}}}],"schema":"https://github.com/citation-style-language/schema/raw/master/csl-citation.json"} </w:instrText>
      </w:r>
      <w:r w:rsidRPr="00B35E81">
        <w:fldChar w:fldCharType="separate"/>
      </w:r>
      <w:r w:rsidRPr="00B35E81">
        <w:t>[4]</w:t>
      </w:r>
      <w:r w:rsidRPr="00B35E81">
        <w:fldChar w:fldCharType="end"/>
      </w:r>
      <w:r w:rsidRPr="00B35E81">
        <w:t xml:space="preserve">. </w:t>
      </w:r>
    </w:p>
    <w:p w14:paraId="355B615A" w14:textId="77777777" w:rsidR="004569F8" w:rsidRPr="00B35E81" w:rsidRDefault="004569F8" w:rsidP="004569F8">
      <w:r w:rsidRPr="00B35E81">
        <w:t xml:space="preserve">Non-Destructive Testing (NDT) encompasses a range of techniques used to inspect components without causing damage. Some of the most common methods are Radiography, Thermography, Electromagnetic methods, and Ultrasound. </w:t>
      </w:r>
    </w:p>
    <w:p w14:paraId="0DB292B7" w14:textId="0EDC63BF" w:rsidR="004569F8" w:rsidRPr="00B35E81" w:rsidRDefault="004569F8" w:rsidP="004569F8">
      <w:r w:rsidRPr="00B35E81">
        <w:t xml:space="preserve">Ultrasonic Testing (UT) has been widely adopted and standardized </w:t>
      </w:r>
      <w:r w:rsidRPr="00B35E81">
        <w:rPr>
          <w:lang w:val="en-GB"/>
        </w:rPr>
        <w:t xml:space="preserve">for testing </w:t>
      </w:r>
      <w:r w:rsidRPr="00B35E81">
        <w:t xml:space="preserve">in the aerospace industry due to its ease of implementation and ability to detect a wide variety of defects </w:t>
      </w:r>
      <w:r w:rsidRPr="00B35E81">
        <w:fldChar w:fldCharType="begin"/>
      </w:r>
      <w:r w:rsidRPr="00B35E81">
        <w:instrText xml:space="preserve"> ADDIN ZOTERO_ITEM CSL_CITATION {"citationID":"z7GAlHka","properties":{"formattedCitation":"[2], [6], [9], [10]","plainCitation":"[2], [6], [9], [10]","noteIndex":0},"citationItems":[{"id":23,"uris":["http://zotero.org/users/8542405/items/A37YMUSP"],"itemData":{"id":23,"type":"article-journal","abstract":"Infrared thermography and phased array ultrasonic are used to detect defects and impact damage in carbon fibre reinforced composites. Apart from its use as non-destructive evaluation technique, infrared thermography is also employed to record a video during the impact event. The visualization of thermal signatures, caused by local dissipation of impact energy, allows gaining information which is useful for understanding the material response to impact. In particular, the two techniques allow for estimation, in a reliable way, of the overall delamination extension which is of utmost importance for material design purposes.","container-title":"Composite Structures","DOI":"10.1016/j.compstruct.2015.08.119","ISSN":"0263-8223","journalAbbreviation":"Composite Structures","language":"en","page":"845-853","source":"ScienceDirect","title":"Nondestructive evaluation of carbon fibre reinforced composites with infrared thermography and ultrasonics","volume":"134","author":[{"family":"Meola","given":"C."},{"family":"Boccardi","given":"S."},{"family":"Carlomagno","given":"G. M."},{"family":"Boffa","given":"N. D."},{"family":"Monaco","given":"E."},{"family":"Ricci","given":"F."}],"issued":{"date-parts":[["2015",12,15]]}}},{"id":172,"uris":["http://zotero.org/users/8542405/items/DDV2RBDY"],"itemData":{"id":172,"type":"chapter","abstract":"This chapter discusses the defects in aerospace composite structures and the ultrasonic techniques used for their non-destructive detection and characterization. The defects discussed include manufacturing defects such as porosity, errors in ply layup or stacking sequence, ply waviness, and service-induced delamination, disbond, crushed core, and microcracks. Ultrasonic inspection of both solid laminates and honeycomb sandwiches is discussed. The techniques addressed include novel processing of C-scan images in water-coupled ultrasonic testing, application of air-coupled ultrasound, and electromagnetically generated shear waves to exploit their strong interaction with fiber direction. In terms of instrumentation, this chapter discusses laboratory systems, stationary systems used in manufacturing environment, and portable inspection systems for field applications.","collection-title":"Woodhead Publishing Series in Composites Science and Engineering","container-title":"Non-Destructive Evaluation (NDE) of Polymer Matrix Composites","ISBN":"978-0-85709-344-8","language":"en","note":"DOI: 10.1533/9780857093554.3.397","page":"397-422","publisher":"Woodhead Publishing","source":"ScienceDirect","title":"15 - Non-destructive evaluation (NDE) of aerospace composites: ultrasonic techniques","title-short":"15 - Non-destructive evaluation (NDE) of aerospace composites","URL":"https://www.sciencedirect.com/science/article/pii/B9780857093448500154","author":[{"family":"Hsu","given":"D. K."}],"editor":[{"family":"Karbhari","given":"Vistasp M."}],"accessed":{"date-parts":[["2021",12,19]]},"issued":{"date-parts":[["2013",1,1]]}}},{"id":348,"uris":["http://zotero.org/users/8542405/items/C93683A2"],"itemData":{"id":348,"type":"article-journal","abstract":"An automated task sequence based on the commercial software Ultis® combined with new pre- and post-processing tools was developed to achieve a fully automated analysis of ultrasonic data obtained from large and complex CFRP components. The resulting a90/95 on reference panels containing a variety of artificial defects was 6.8 mm. The new tools include a C-scan projection optimizer that minimizes defects distortion during 3D to 2D transition, an efficient segmentation method to address challenging features (co-cured stringers, ply drop-offs, multiple thickness variations), and a novel defect detection algorithm capable of automatically extracting indications from a collection of A-scans. Results suggest that the method meets the detection requirements while significantly reducing the analysis time.","container-title":"NDT &amp; E International","DOI":"10.1016/j.ndteint.2021.102478","ISSN":"0963-8695","journalAbbreviation":"NDT &amp; E International","language":"en","page":"102478","source":"ScienceDirect","title":"Automated defect detection for ultrasonic inspection of CFRP aircraft components","volume":"122","author":[{"family":"Séguin-Charbonneau","given":"Loïc"},{"family":"Walter","given":"Julien"},{"family":"Théroux","given":"Louis-Daniel"},{"family":"Scheed","given":"Laurent"},{"family":"Beausoleil","given":"Alexandre"},{"family":"Masson","given":"Benoit"}],"issued":{"date-parts":[["2021",9,1]]}}},{"id":24,"uris":["http://zotero.org/users/8542405/items/PFR36F9N"],"itemData":{"id":24,"type":"article-journal","container-title":"Procedia Structural Integrity","DOI":"10.1016/j.prostr.2016.02.008","ISSN":"24523216","journalAbbreviation":"Procedia Structural Integrity","language":"en","page":"50-57","source":"DOI.org (Crossref)","title":"A review of non-destructive testing methods of composite materials","volume":"1","author":[{"family":"Gholizadeh","given":"S."}],"issued":{"date-parts":[["2016"]]}}}],"schema":"https://github.com/citation-style-language/schema/raw/master/csl-citation.json"} </w:instrText>
      </w:r>
      <w:r w:rsidRPr="00B35E81">
        <w:fldChar w:fldCharType="separate"/>
      </w:r>
      <w:r w:rsidRPr="00B35E81">
        <w:t>[2], [6], [9], [10]</w:t>
      </w:r>
      <w:r w:rsidRPr="00B35E81">
        <w:fldChar w:fldCharType="end"/>
      </w:r>
      <w:r w:rsidRPr="00B35E81">
        <w:t xml:space="preserve">. Ultrasonic inspection in NDT works in a similar way to medical Ultrasonography, where sound waves are excited on the surface of a component and the reflections from internal wave propagation can give useful information about the volume of the component. Commonly, phased arrays are used to generate the initial sound wave. This has the advantage of allowing images to be produced by combining multiple distinct point sources of energy </w:t>
      </w:r>
      <w:r w:rsidRPr="00B35E81">
        <w:fldChar w:fldCharType="begin"/>
      </w:r>
      <w:r w:rsidRPr="00B35E81">
        <w:instrText xml:space="preserve"> ADDIN ZOTERO_ITEM CSL_CITATION {"citationID":"MpYmxEsy","properties":{"formattedCitation":"[8]","plainCitation":"[8]","noteIndex":0},"citationItems":[{"id":296,"uris":["http://zotero.org/users/8542405/items/8M5A49D6"],"itemData":{"id":296,"type":"article-journal","abstract":"Failures detection in composite laminates is complicated respect to conventional non-destructive testings for metal structures, due to their sensibility to echoes drown in noise depending by the different properties of the constituent materials and the multi-layered composites structures. The latter, in particular, are sensitive to impact damage and also a low-energy impact can results in a severe loss of the load capacity as a result of delamination. In this study, the effectiveness of the detection of the damage in low-velocity impacts in several different composite laminates, at different energy levels, is investigated by using ultrasonic technique. The latter technique was adopted to verify its capability to afford info on the shape and the size of the delamination, also in the presence of entirely different parameters. It was useful even to test the influence of different factors on the dynamic behavior of the studied composites. Pulse-echo method with faced array transducers (f = 5 MHz) was used to diffuse and receive ultrasound waves. The results provided information useful to understand the damage mechanisms and the onset and the propagation of the damage.","container-title":"International Journal of Lightweight Materials and Manufacture","DOI":"10.1016/j.ijlmm.2020.04.002","ISSN":"2588-8404","issue":"1","journalAbbreviation":"International Journal of Lightweight Materials and Manufacture","language":"en","page":"37-42","source":"ScienceDirect","title":"Ultrasonic inspection of composites materials: Application to detect impact damage","title-short":"Ultrasonic inspection of composites materials","volume":"4","author":[{"family":"Papa","given":"Ilaria"},{"family":"Lopresto","given":"Valentina"},{"family":"Langella","given":"Antonio"}],"issued":{"date-parts":[["2021",3,1]]}}}],"schema":"https://github.com/citation-style-language/schema/raw/master/csl-citation.json"} </w:instrText>
      </w:r>
      <w:r w:rsidRPr="00B35E81">
        <w:fldChar w:fldCharType="separate"/>
      </w:r>
      <w:r w:rsidRPr="00B35E81">
        <w:t>[8]</w:t>
      </w:r>
      <w:r w:rsidRPr="00B35E81">
        <w:fldChar w:fldCharType="end"/>
      </w:r>
      <w:r w:rsidRPr="00B35E81">
        <w:t>. By combining linear phased array probes</w:t>
      </w:r>
      <w:r w:rsidRPr="00B35E81">
        <w:rPr>
          <w:lang w:val="en-GB"/>
        </w:rPr>
        <w:t xml:space="preserve"> (Figure 1)</w:t>
      </w:r>
      <w:r w:rsidRPr="00B35E81">
        <w:t xml:space="preserve"> with mechanized scanning, UT can produce complete 3-</w:t>
      </w:r>
      <w:r w:rsidRPr="00B35E81">
        <w:rPr>
          <w:lang w:val="en-GB"/>
        </w:rPr>
        <w:t>dimensional</w:t>
      </w:r>
      <w:r w:rsidRPr="00B35E81">
        <w:t xml:space="preserve"> </w:t>
      </w:r>
      <w:proofErr w:type="spellStart"/>
      <w:r w:rsidRPr="00B35E81">
        <w:t>imag</w:t>
      </w:r>
      <w:proofErr w:type="spellEnd"/>
      <w:r w:rsidRPr="00B35E81">
        <w:rPr>
          <w:lang w:val="en-GB"/>
        </w:rPr>
        <w:t xml:space="preserve">es </w:t>
      </w:r>
      <w:r w:rsidRPr="00B35E81">
        <w:t>of components by stacking</w:t>
      </w:r>
      <w:r w:rsidRPr="00B35E81">
        <w:rPr>
          <w:lang w:val="en-GB"/>
        </w:rPr>
        <w:t xml:space="preserve"> multiple</w:t>
      </w:r>
      <w:r w:rsidRPr="00B35E81">
        <w:t xml:space="preserve"> individual depth wise images (B-scans)</w:t>
      </w:r>
      <w:r w:rsidRPr="00B35E81">
        <w:rPr>
          <w:lang w:val="en-GB"/>
        </w:rPr>
        <w:t xml:space="preserve"> together at known positions</w:t>
      </w:r>
      <w:r w:rsidRPr="00B35E81">
        <w:t>. Most often the data is visualized as 2-</w:t>
      </w:r>
      <w:r w:rsidRPr="00B35E81">
        <w:rPr>
          <w:lang w:val="en-GB"/>
        </w:rPr>
        <w:t>dimensional</w:t>
      </w:r>
      <w:r w:rsidRPr="00B35E81">
        <w:t xml:space="preserve"> B-scans or amplitude C-scans</w:t>
      </w:r>
      <w:r w:rsidRPr="00B35E81">
        <w:rPr>
          <w:lang w:val="en-GB"/>
        </w:rPr>
        <w:t>;</w:t>
      </w:r>
      <w:r w:rsidRPr="00B35E81">
        <w:t xml:space="preserve"> where the maximum response from a depth gating produces a section view across the component</w:t>
      </w:r>
      <w:r w:rsidRPr="00B35E81">
        <w:rPr>
          <w:lang w:val="en-GB"/>
        </w:rPr>
        <w:t xml:space="preserve"> (</w:t>
      </w:r>
      <w:r w:rsidR="00226ECA">
        <w:rPr>
          <w:lang w:val="en-GB"/>
        </w:rPr>
        <w:t>e</w:t>
      </w:r>
      <w:r w:rsidRPr="00B35E81">
        <w:rPr>
          <w:lang w:val="en-GB"/>
        </w:rPr>
        <w:t xml:space="preserve">xamples can be seen </w:t>
      </w:r>
      <w:r w:rsidR="00226ECA">
        <w:rPr>
          <w:lang w:val="en-GB"/>
        </w:rPr>
        <w:t xml:space="preserve">in </w:t>
      </w:r>
      <w:r w:rsidR="00226ECA">
        <w:rPr>
          <w:lang w:val="en-GB"/>
        </w:rPr>
        <w:fldChar w:fldCharType="begin"/>
      </w:r>
      <w:r w:rsidR="00226ECA">
        <w:rPr>
          <w:lang w:val="en-GB"/>
        </w:rPr>
        <w:instrText xml:space="preserve"> REF _Ref115800829 \h </w:instrText>
      </w:r>
      <w:r w:rsidR="00226ECA">
        <w:rPr>
          <w:lang w:val="en-GB"/>
        </w:rPr>
      </w:r>
      <w:r w:rsidR="00226ECA">
        <w:rPr>
          <w:lang w:val="en-GB"/>
        </w:rPr>
        <w:fldChar w:fldCharType="separate"/>
      </w:r>
      <w:r w:rsidR="00226ECA">
        <w:t xml:space="preserve">Figure </w:t>
      </w:r>
      <w:r w:rsidR="00226ECA">
        <w:rPr>
          <w:noProof/>
        </w:rPr>
        <w:t>3</w:t>
      </w:r>
      <w:r w:rsidR="00226ECA">
        <w:rPr>
          <w:lang w:val="en-GB"/>
        </w:rPr>
        <w:fldChar w:fldCharType="end"/>
      </w:r>
      <w:r w:rsidR="00226ECA">
        <w:rPr>
          <w:lang w:val="en-GB"/>
        </w:rPr>
        <w:t>)</w:t>
      </w:r>
      <w:r w:rsidRPr="00B35E81">
        <w:rPr>
          <w:lang w:val="en-GB"/>
        </w:rPr>
        <w:t xml:space="preserve"> </w:t>
      </w:r>
      <w:r w:rsidRPr="00B35E81">
        <w:rPr>
          <w:lang w:val="en-GB"/>
        </w:rPr>
        <w:fldChar w:fldCharType="begin"/>
      </w:r>
      <w:r w:rsidRPr="00B35E81">
        <w:rPr>
          <w:lang w:val="en-GB"/>
        </w:rPr>
        <w:instrText xml:space="preserve"> ADDIN ZOTERO_ITEM CSL_CITATION {"citationID":"nf0rSsNC","properties":{"formattedCitation":"[12]","plainCitation":"[12]","noteIndex":0},"citationItems":[{"id":528,"uris":["http://zotero.org/users/8542405/items/23VBJBGN"],"itemData":{"id":528,"type":"article-journal","abstract":"Non-destructive testing was established over the last decades as an important tool for assessing damages, material characterization and quality assurance in civil engineering. For example, Ground Penetrating Radar (GPR) can be used to scan large areas of concrete structures to determine the spatial position of the reinforcement. With the ultrasonic echo method, the thickness of concrete structures can be easily determined even if a high density of reinforcement is given. Various methods and processes have been developed for the validation of NDT procedures aiming at ensuring the quality of measurements in practical use. The Probability of Detection (POD) for example, is an available method to compare different technical devices with each other quantitatively regarding their performance. With this method, the best suited testing device for a specific inspection task under defined boundary conditions can be selected. By using the Guide to the Expression of Uncertainty in Measurement (GUM), it is possible to quantify the measurement uncertainty of an inspection procedure for a specific task. Another important aspect to improve the acceptance of Non-destructive testing methods is the development of reference specimens. Reference specimens serve for the calibration and further development of NDT methods under realistic conditions in different laboratories under the same conditions. A particular challenge here is the most realistic representation of a damage that can occur at building sites. Possible damages include for example horizontal and vertical cracks or honeycombs in concrete. Such a reference structure was built for the development of a new design of power plant constructions. Comparative studies on the manufacturing of realistic honeycombs and delaminations were carried out in advance on a test specimen. The results of this study are presented here.","container-title":"MATEC Web of Conferences","DOI":"10.1051/matecconf/201819906006","journalAbbreviation":"MATEC Web of Conferences","page":"06006","source":"ResearchGate","title":"Validation of artificial defects for Non-destructive testing measurements on a reference structure","volume":"199","author":[{"family":"Maack","given":"Stefan"},{"family":"Salvador","given":"Villalobos"},{"family":"David","given":"Scott"}],"issued":{"date-parts":[["2018",1,1]]}}}],"schema":"https://github.com/citation-style-language/schema/raw/master/csl-citation.json"} </w:instrText>
      </w:r>
      <w:r w:rsidRPr="00B35E81">
        <w:rPr>
          <w:lang w:val="en-GB"/>
        </w:rPr>
        <w:fldChar w:fldCharType="separate"/>
      </w:r>
      <w:r w:rsidRPr="00B35E81">
        <w:t>[12]</w:t>
      </w:r>
      <w:r w:rsidRPr="00B35E81">
        <w:rPr>
          <w:lang w:val="en-GB"/>
        </w:rPr>
        <w:fldChar w:fldCharType="end"/>
      </w:r>
      <w:r w:rsidRPr="00B35E81">
        <w:t xml:space="preserve">. </w:t>
      </w:r>
    </w:p>
    <w:p w14:paraId="16B32D5E" w14:textId="77777777" w:rsidR="004569F8" w:rsidRPr="00A21731" w:rsidRDefault="004569F8" w:rsidP="004569F8">
      <w:pPr>
        <w:rPr>
          <w:i/>
          <w:iCs/>
          <w:strike/>
        </w:rPr>
      </w:pPr>
    </w:p>
    <w:p w14:paraId="72E037CA" w14:textId="01143A7C" w:rsidR="004569F8" w:rsidRDefault="004569F8" w:rsidP="004569F8">
      <w:pPr>
        <w:rPr>
          <w:i/>
          <w:iCs/>
          <w:strik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B24B4C" w14:paraId="531A1C2B" w14:textId="77777777" w:rsidTr="00B24B4C">
        <w:tc>
          <w:tcPr>
            <w:tcW w:w="10110" w:type="dxa"/>
          </w:tcPr>
          <w:p w14:paraId="7B56FC4D" w14:textId="001457D4" w:rsidR="00B24B4C" w:rsidRDefault="00B24B4C" w:rsidP="00B24B4C">
            <w:pPr>
              <w:keepNext/>
              <w:jc w:val="center"/>
              <w:rPr>
                <w:i/>
                <w:iCs/>
                <w:strike/>
              </w:rPr>
            </w:pPr>
            <w:r w:rsidRPr="00A21731">
              <w:rPr>
                <w:i/>
                <w:iCs/>
                <w:noProof/>
              </w:rPr>
              <w:drawing>
                <wp:inline distT="0" distB="0" distL="0" distR="0" wp14:anchorId="277A1D03" wp14:editId="57497970">
                  <wp:extent cx="4182106" cy="2077951"/>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5312" cy="2089481"/>
                          </a:xfrm>
                          <a:prstGeom prst="rect">
                            <a:avLst/>
                          </a:prstGeom>
                          <a:noFill/>
                        </pic:spPr>
                      </pic:pic>
                    </a:graphicData>
                  </a:graphic>
                </wp:inline>
              </w:drawing>
            </w:r>
          </w:p>
        </w:tc>
      </w:tr>
    </w:tbl>
    <w:p w14:paraId="1EC93144" w14:textId="4B0D39CF" w:rsidR="004569F8" w:rsidRPr="00A21731" w:rsidRDefault="00B24B4C" w:rsidP="00B24B4C">
      <w:pPr>
        <w:pStyle w:val="Caption"/>
        <w:rPr>
          <w:i w:val="0"/>
          <w:iCs w:val="0"/>
        </w:rPr>
      </w:pPr>
      <w:r>
        <w:t xml:space="preserve">Figure </w:t>
      </w:r>
      <w:fldSimple w:instr=" SEQ Figure \* ARABIC ">
        <w:r w:rsidR="00583A08">
          <w:rPr>
            <w:noProof/>
          </w:rPr>
          <w:t>1</w:t>
        </w:r>
      </w:fldSimple>
      <w:r>
        <w:t xml:space="preserve">: </w:t>
      </w:r>
      <w:r w:rsidR="004569F8" w:rsidRPr="00A21731">
        <w:t>Demonstration of how individual probe elements can make up a linear phased array which</w:t>
      </w:r>
      <w:r w:rsidR="004D1F4D">
        <w:rPr>
          <w:i w:val="0"/>
          <w:iCs w:val="0"/>
        </w:rPr>
        <w:t xml:space="preserve"> can</w:t>
      </w:r>
      <w:r w:rsidR="004569F8" w:rsidRPr="00A21731">
        <w:t xml:space="preserve"> produce B-scan and C-scan images.</w:t>
      </w:r>
    </w:p>
    <w:p w14:paraId="2773B6BA" w14:textId="619A91BC" w:rsidR="004569F8" w:rsidRPr="00B24B4C" w:rsidRDefault="004569F8" w:rsidP="004569F8">
      <w:r w:rsidRPr="00B24B4C">
        <w:t xml:space="preserve">The use of robotics in NDT has created the ability to automate large scale inspection processes efficiently </w:t>
      </w:r>
      <w:r w:rsidRPr="00B24B4C">
        <w:fldChar w:fldCharType="begin"/>
      </w:r>
      <w:r w:rsidRPr="00B24B4C">
        <w:instrText xml:space="preserve"> ADDIN ZOTERO_ITEM CSL_CITATION {"citationID":"H1rJXeEk","properties":{"formattedCitation":"[13]","plainCitation":"[13]","noteIndex":0},"citationItems":[{"id":20,"uris":["http://zotero.org/users/8542405/items/ZGXJR3IU"],"itemData":{"id":20,"type":"article-journal","abstract":"While both non-destructive evaluation (NDE) and structural health monitoring (SHM) share the objective of damage detection and identification in structures, they are distinct in many respects. This paper will discuss the differences and commonalities and consider ultrasonic/guided-wave inspection as a technology at the interface of the two methodologies. It will discuss how data-based/machine learning analysis provides a powerful approach to ultrasonic NDE/SHM in terms of the available algorithms, and more generally, how different techniques can accommodate the very substantial quantities of data that are provided by modern monitoring campaigns. Several machine learning methods will be illustrated using case studies of composite structure monitoring and will consider the challenges of high-dimensional feature data available from sensing technologies like autonomous robotic ultrasonic inspection.\n\nThis article is part of the theme issue ‘Advanced electromagnetic non-destructive evaluation and smart monitoring’.","container-title":"Philosophical Transactions of the Royal Society A: Mathematical, Physical and Engineering Sciences","DOI":"10.1098/rsta.2019.0581","issue":"2182","note":"publisher: Royal Society","page":"20190581","source":"royalsocietypublishing.org (Atypon)","title":"Machine learning at the interface of structural health monitoring and non-destructive evaluation","volume":"378","author":[{"family":"Gardner","given":"P."},{"family":"Fuentes","given":"R."},{"family":"Dervilis","given":"N."},{"family":"Mineo","given":"C."},{"family":"Pierce","given":"S.g."},{"family":"Cross","given":"E.j."},{"family":"Worden","given":"K."}],"issued":{"date-parts":[["2020",10,16]]}}}],"schema":"https://github.com/citation-style-language/schema/raw/master/csl-citation.json"} </w:instrText>
      </w:r>
      <w:r w:rsidRPr="00B24B4C">
        <w:fldChar w:fldCharType="separate"/>
      </w:r>
      <w:r w:rsidRPr="00B24B4C">
        <w:t>[13]</w:t>
      </w:r>
      <w:r w:rsidRPr="00B24B4C">
        <w:fldChar w:fldCharType="end"/>
      </w:r>
      <w:r w:rsidRPr="00B24B4C">
        <w:t>. However</w:t>
      </w:r>
      <w:r w:rsidRPr="00B24B4C">
        <w:rPr>
          <w:lang w:val="en-GB"/>
        </w:rPr>
        <w:t xml:space="preserve">, </w:t>
      </w:r>
      <w:r w:rsidRPr="00B24B4C">
        <w:t>despite drastic reduction in scan time seen by the introduction of robotic scanning, the interpretation of the results</w:t>
      </w:r>
      <w:r w:rsidRPr="00B24B4C">
        <w:rPr>
          <w:lang w:val="en-GB"/>
        </w:rPr>
        <w:t xml:space="preserve"> in industry</w:t>
      </w:r>
      <w:r w:rsidRPr="00B24B4C">
        <w:t xml:space="preserve"> remains a challenging and time intensive task that requires a highly trained and qualified operator</w:t>
      </w:r>
      <w:r w:rsidRPr="00B24B4C">
        <w:rPr>
          <w:lang w:val="en-GB"/>
        </w:rPr>
        <w:t xml:space="preserve"> </w:t>
      </w:r>
      <w:r w:rsidRPr="00B24B4C">
        <w:rPr>
          <w:lang w:val="en-GB"/>
        </w:rPr>
        <w:fldChar w:fldCharType="begin"/>
      </w:r>
      <w:r w:rsidRPr="00B24B4C">
        <w:rPr>
          <w:lang w:val="en-GB"/>
        </w:rPr>
        <w:instrText xml:space="preserve"> ADDIN ZOTERO_ITEM CSL_CITATION {"citationID":"w3VF1l12","properties":{"formattedCitation":"[9], [14]\\uc0\\u8211{}[18]","plainCitation":"[9], [14]–[18]","noteIndex":0},"citationItems":[{"id":348,"uris":["http://zotero.org/users/8542405/items/C93683A2"],"itemData":{"id":348,"type":"article-journal","abstract":"An automated task sequence based on the commercial software Ultis® combined with new pre- and post-processing tools was developed to achieve a fully automated analysis of ultrasonic data obtained from large and complex CFRP components. The resulting a90/95 on reference panels containing a variety of artificial defects was 6.8 mm. The new tools include a C-scan projection optimizer that minimizes defects distortion during 3D to 2D transition, an efficient segmentation method to address challenging features (co-cured stringers, ply drop-offs, multiple thickness variations), and a novel defect detection algorithm capable of automatically extracting indications from a collection of A-scans. Results suggest that the method meets the detection requirements while significantly reducing the analysis time.","container-title":"NDT &amp; E International","DOI":"10.1016/j.ndteint.2021.102478","ISSN":"0963-8695","journalAbbreviation":"NDT &amp; E International","language":"en","page":"102478","source":"ScienceDirect","title":"Automated defect detection for ultrasonic inspection of CFRP aircraft components","volume":"122","author":[{"family":"Séguin-Charbonneau","given":"Loïc"},{"family":"Walter","given":"Julien"},{"family":"Théroux","given":"Louis-Daniel"},{"family":"Scheed","given":"Laurent"},{"family":"Beausoleil","given":"Alexandre"},{"family":"Masson","given":"Benoit"}],"issued":{"date-parts":[["2021",9,1]]}}},{"id":115,"uris":["http://zotero.org/users/8542405/items/C7A6TJ9I"],"itemData":{"id":115,"type":"post-weblog","abstract":"The aerospace sector leads in the development and application of non-destructive testing (NDT) techniques and analysis. Find out about the this important branch of testing here","container-title":"Aerospace Testing International","language":"en-GB","note":"section: Features","title":"Introduction to non-destructive testing","URL":"https://www.aerospacetestinginternational.com/features/introduction-to-non-destructive-testing.html","accessed":{"date-parts":[["2021",11,17]]},"issued":{"date-parts":[["2018",10,25]]}}},{"id":191,"uris":["http://zotero.org/users/8542405/items/Z5W6ARS4"],"itemData":{"id":191,"type":"article-journal","abstract":"Ultrasound based inspection techniques are used extensively throughout industry for detection of flaws in engineering materials. The range and variety of imperfections encountered is large and critical assessment of location, size, orientation and type is often difficult. In addition, increasing quality requirements of new standards and codes of practice relating to fitness for purpose are placing higher demands on operators. The use of neural networks to support the operator in the initial evaluation and classification process offers advantages in terms of improvement in measurement accuracy and reduction in operator work load. This paper presents an evaluation of various types and configurations of neural networks developed for the purpose of assisting in accurate flaw detection in steel plates. The research presented was conducted using a wide range of samples including non-defective plates, side drilled holes, inclusions and porosity together with smooth and rough cracks. The results obtained indicate that significant benefits may be obtained from the techniques demonstrated.","container-title":"Measurement","DOI":"10.1016/S0263-2241(98)00075-X","ISSN":"0263-2241","issue":"2","journalAbbreviation":"Measurement","language":"en","page":"143-154","source":"ScienceDirect","title":"The use of neural networks in ultrasonic flaw detection","volume":"25","author":[{"family":"Margrave","given":"F. W."},{"family":"Rigas","given":"K."},{"family":"Bradley","given":"D. A."},{"family":"Barrowcliffe","given":"P."}],"issued":{"date-parts":[["1999",3,1]]}}},{"id":207,"uris":["http://zotero.org/users/8542405/items/3VXE9KXZ"],"itemData":{"id":207,"type":"article-journal","abstract":"For many decades, ultrasonic imaging inspection has been adopted as a principal method to detect multiple defects, e.g., void and corrosion. However, the data interpretation relies on an inspector’s subjective judgment, thus making the results vulnerable to human error. Nowadays, advanced computer vision techniques reveal new perspectives on the high-level visual understanding of universal tasks. This research aims to develop an efficient automatic ultrasonic image analysis system for nondestructive testing (NDT) using the latest visual information processing technique. To this end, we first established an ultrasonic inspection image dataset containing 6849 ultrasonic scan images with full defect/no-defect annotations. Using the dataset, we performed a comprehensive experimental comparison of various computer vision techniques, including both conventional methods using hand-crafted visual features and the most recent convolutional neural networks (CNN) which generate multiple-layer stacking for representation learning. In the computer vision community, the two groups are referred to as shallow and deep learning, respectively. Experimental results make it clear that the deep learning-enabled system outperformed conventional (shallow) learning schemes by a large margin. We believe this benchmarking could be used as a reference for similar research dealing with automatic defect detection in ultrasonic imaging inspection.","container-title":"Sensors (Basel, Switzerland)","DOI":"10.3390/s18113820","ISSN":"1424-8220","issue":"11","journalAbbreviation":"Sensors (Basel)","note":"PMID: 30405086\nPMCID: PMC6263978","page":"3820","source":"PubMed Central","title":"Computerized Ultrasonic Imaging Inspection: From Shallow to Deep Learning","title-short":"Computerized Ultrasonic Imaging Inspection","volume":"18","author":[{"family":"Ye","given":"Jiaxing"},{"family":"Ito","given":"Shunya"},{"family":"Toyama","given":"Nobuyuki"}],"issued":{"date-parts":[["2018",11,7]]}}},{"id":216,"uris":["http://zotero.org/users/8542405/items/L9E3RVUM"],"itemData":{"id":216,"type":"article-journal","abstract":"Industry 4.0 (I4.0) describes the current revolution of the indus­ trial world with a strong impact on the complete production sector. Data about production processes and the corresponding material and product status are the key elements. All over the world, the protagonists of I4.0 are facing the challenges to define appropriate concepts for I4.0 infrastructure, data exchange, communication interfaces and efficient procedures for the interaction of I4.0 elements. The role of future Nondestructive Evaluation (NDE4.0) and corresponding work­ flows (i.e. data generation and evaluation) will change accord­ ingly. Thus, NDE4.0 systems will be elements of the Industrial Internet of Things (IIoT) that communicate with the production machines and devices. They become an integral part of the digital production world and the industrial data space. This paper is a summarized overview of our current developments as well as of general key technologies and future challenges to enable the paradigm change from classical NDT toward NDE4.0, starting with approaches on signal processing, artificial intelli­ gence-based information generation and decision making, gen­ eric data formats and communication protocols. For illustration purposes, prototypical implementations of our work are pre­ sented. This includes a pilot development of a modern humanmachine-interaction by the use of assistance technologies for manual inspection.","container-title":"Research in Nondestructive Evaluation","DOI":"10.1080/09349847.2020.1841862","ISSN":"0934-9847, 1432-2110","issue":"5-6","journalAbbreviation":"Research in Nondestructive Evaluation","language":"en","page":"340-369","source":"DOI.org (Crossref)","title":"Next Generation NDE Sensor Systems as IIoT Elements of Industry 4.0","volume":"31","author":[{"family":"Valeske","given":"Bernd"},{"family":"Osman","given":"Ahmad"},{"family":"Römer","given":"Florian"},{"family":"Tschuncky","given":"Ralf"}],"issued":{"date-parts":[["2020",11,1]]}}},{"id":334,"uris":["http://zotero.org/users/8542405/items/HZILYDCB"],"itemData":{"id":334,"type":"article-journal","abstract":"The analysis of ultrasonic NDE data has traditionally been addressed by a trained operator manually interpreting data with the support of rudimentary automation tools. Recently, many demonstrations of deep learning (DL) techniques that address individual NDE tasks (data acquisition, data pre-processing, defect detection, and defect characterisation) have started to emerge in the research community. These methods have the potential to offer high flexibility, efficiency, and accuracy subject to the availability of sufficient training data; moreover, they enable the automation of complex processes that span one or more NDE steps (e.g. detection, characterisation, and sizing). There is, however, a lack of consensus on the direction and requirements that these new methods should follow. These elements are critical to help achieve full artificial intelligence driven automation of ultrasonic NDE so that the research community, industry, and regulatory bodies embrace them. This paper reviews the state-of-the-art of autonomous ultrasonic NDE enabled by DL methodologies. The review is organised by the NDE tasks that are addressed by means of DL approaches. Key remaining challenges for each task are noted. Basic axiomatic principles for DL methods in NDE are identified based on the literature review, relevant international regulations, and current industrial needs. By placing DL methods in the context of general NDE automation levels, this paper aims to provide a roadmap for future research and development in the area.","container-title":"arXiv:2112.06650 [eess]","note":"arXiv: 2112.06650","source":"arXiv.org","title":"Deep learning in automated ultrasonic NDE -- developments, axioms and opportunities","URL":"http://arxiv.org/abs/2112.06650","author":[{"family":"Cantero-Chinchilla","given":"Sergio"},{"family":"Wilcox","given":"Paul D."},{"family":"Croxford","given":"Anthony J."}],"accessed":{"date-parts":[["2022",1,12]]},"issued":{"date-parts":[["2021",12,7]]}}}],"schema":"https://github.com/citation-style-language/schema/raw/master/csl-citation.json"} </w:instrText>
      </w:r>
      <w:r w:rsidRPr="00B24B4C">
        <w:rPr>
          <w:lang w:val="en-GB"/>
        </w:rPr>
        <w:fldChar w:fldCharType="separate"/>
      </w:r>
      <w:r w:rsidRPr="00B24B4C">
        <w:rPr>
          <w:szCs w:val="24"/>
        </w:rPr>
        <w:t>[9], [14]–[18]</w:t>
      </w:r>
      <w:r w:rsidRPr="00B24B4C">
        <w:rPr>
          <w:lang w:val="en-GB"/>
        </w:rPr>
        <w:fldChar w:fldCharType="end"/>
      </w:r>
      <w:r w:rsidRPr="00B24B4C">
        <w:rPr>
          <w:lang w:val="en-GB"/>
        </w:rPr>
        <w:t>.</w:t>
      </w:r>
      <w:r w:rsidRPr="00B24B4C">
        <w:t xml:space="preserve"> The requirement for this operator introduces two key issues: a lack of time efficiency and the introduction of human error </w:t>
      </w:r>
      <w:r w:rsidRPr="00B24B4C">
        <w:fldChar w:fldCharType="begin"/>
      </w:r>
      <w:r w:rsidRPr="00B24B4C">
        <w:instrText xml:space="preserve"> ADDIN ZOTERO_ITEM CSL_CITATION {"citationID":"ylXg4Y7f","properties":{"formattedCitation":"[16]","plainCitation":"[16]","noteIndex":0},"citationItems":[{"id":207,"uris":["http://zotero.org/users/8542405/items/3VXE9KXZ"],"itemData":{"id":207,"type":"article-journal","abstract":"For many decades, ultrasonic imaging inspection has been adopted as a principal method to detect multiple defects, e.g., void and corrosion. However, the data interpretation relies on an inspector’s subjective judgment, thus making the results vulnerable to human error. Nowadays, advanced computer vision techniques reveal new perspectives on the high-level visual understanding of universal tasks. This research aims to develop an efficient automatic ultrasonic image analysis system for nondestructive testing (NDT) using the latest visual information processing technique. To this end, we first established an ultrasonic inspection image dataset containing 6849 ultrasonic scan images with full defect/no-defect annotations. Using the dataset, we performed a comprehensive experimental comparison of various computer vision techniques, including both conventional methods using hand-crafted visual features and the most recent convolutional neural networks (CNN) which generate multiple-layer stacking for representation learning. In the computer vision community, the two groups are referred to as shallow and deep learning, respectively. Experimental results make it clear that the deep learning-enabled system outperformed conventional (shallow) learning schemes by a large margin. We believe this benchmarking could be used as a reference for similar research dealing with automatic defect detection in ultrasonic imaging inspection.","container-title":"Sensors (Basel, Switzerland)","DOI":"10.3390/s18113820","ISSN":"1424-8220","issue":"11","journalAbbreviation":"Sensors (Basel)","note":"PMID: 30405086\nPMCID: PMC6263978","page":"3820","source":"PubMed Central","title":"Computerized Ultrasonic Imaging Inspection: From Shallow to Deep Learning","title-short":"Computerized Ultrasonic Imaging Inspection","volume":"18","author":[{"family":"Ye","given":"Jiaxing"},{"family":"Ito","given":"Shunya"},{"family":"Toyama","given":"Nobuyuki"}],"issued":{"date-parts":[["2018",11,7]]}}}],"schema":"https://github.com/citation-style-language/schema/raw/master/csl-citation.json"} </w:instrText>
      </w:r>
      <w:r w:rsidRPr="00B24B4C">
        <w:fldChar w:fldCharType="separate"/>
      </w:r>
      <w:r w:rsidRPr="00B24B4C">
        <w:t>[16]</w:t>
      </w:r>
      <w:r w:rsidRPr="00B24B4C">
        <w:fldChar w:fldCharType="end"/>
      </w:r>
      <w:r w:rsidRPr="00B24B4C">
        <w:t xml:space="preserve">. Simple automation of results can be seen in </w:t>
      </w:r>
      <w:r w:rsidRPr="00B24B4C">
        <w:rPr>
          <w:lang w:val="en-GB"/>
        </w:rPr>
        <w:t xml:space="preserve">the </w:t>
      </w:r>
      <w:r w:rsidRPr="00B24B4C">
        <w:t xml:space="preserve">mass </w:t>
      </w:r>
      <w:r w:rsidRPr="00B24B4C">
        <w:rPr>
          <w:lang w:val="en-GB"/>
        </w:rPr>
        <w:t>production</w:t>
      </w:r>
      <w:r w:rsidRPr="00B24B4C">
        <w:t xml:space="preserve"> of parts with precisely known geometries</w:t>
      </w:r>
      <w:r w:rsidRPr="00B24B4C">
        <w:rPr>
          <w:lang w:val="en-GB"/>
        </w:rPr>
        <w:t>.</w:t>
      </w:r>
      <w:r w:rsidRPr="00B24B4C">
        <w:t xml:space="preserve"> </w:t>
      </w:r>
      <w:r w:rsidRPr="00B24B4C">
        <w:rPr>
          <w:lang w:val="en-GB"/>
        </w:rPr>
        <w:t>However,</w:t>
      </w:r>
      <w:r w:rsidRPr="00B24B4C">
        <w:t xml:space="preserve"> this is often based on feature extraction/engineering and is unable to deal with complex variations, for example changes in manufacturing or geometry </w:t>
      </w:r>
      <w:r w:rsidRPr="00B24B4C">
        <w:fldChar w:fldCharType="begin"/>
      </w:r>
      <w:r w:rsidRPr="00B24B4C">
        <w:instrText xml:space="preserve"> ADDIN ZOTERO_ITEM CSL_CITATION {"citationID":"1mJh21nS","properties":{"formattedCitation":"[18]","plainCitation":"[18]","noteIndex":0},"citationItems":[{"id":334,"uris":["http://zotero.org/users/8542405/items/HZILYDCB"],"itemData":{"id":334,"type":"article-journal","abstract":"The analysis of ultrasonic NDE data has traditionally been addressed by a trained operator manually interpreting data with the support of rudimentary automation tools. Recently, many demonstrations of deep learning (DL) techniques that address individual NDE tasks (data acquisition, data pre-processing, defect detection, and defect characterisation) have started to emerge in the research community. These methods have the potential to offer high flexibility, efficiency, and accuracy subject to the availability of sufficient training data; moreover, they enable the automation of complex processes that span one or more NDE steps (e.g. detection, characterisation, and sizing). There is, however, a lack of consensus on the direction and requirements that these new methods should follow. These elements are critical to help achieve full artificial intelligence driven automation of ultrasonic NDE so that the research community, industry, and regulatory bodies embrace them. This paper reviews the state-of-the-art of autonomous ultrasonic NDE enabled by DL methodologies. The review is organised by the NDE tasks that are addressed by means of DL approaches. Key remaining challenges for each task are noted. Basic axiomatic principles for DL methods in NDE are identified based on the literature review, relevant international regulations, and current industrial needs. By placing DL methods in the context of general NDE automation levels, this paper aims to provide a roadmap for future research and development in the area.","container-title":"arXiv:2112.06650 [eess]","note":"arXiv: 2112.06650","source":"arXiv.org","title":"Deep learning in automated ultrasonic NDE -- developments, axioms and opportunities","URL":"http://arxiv.org/abs/2112.06650","author":[{"family":"Cantero-Chinchilla","given":"Sergio"},{"family":"Wilcox","given":"Paul D."},{"family":"Croxford","given":"Anthony J."}],"accessed":{"date-parts":[["2022",1,12]]},"issued":{"date-parts":[["2021",12,7]]}}}],"schema":"https://github.com/citation-style-language/schema/raw/master/csl-citation.json"} </w:instrText>
      </w:r>
      <w:r w:rsidRPr="00B24B4C">
        <w:fldChar w:fldCharType="separate"/>
      </w:r>
      <w:r w:rsidRPr="00B24B4C">
        <w:t>[18]</w:t>
      </w:r>
      <w:r w:rsidRPr="00B24B4C">
        <w:fldChar w:fldCharType="end"/>
      </w:r>
      <w:r w:rsidRPr="00B24B4C">
        <w:t>. Therefore, if a Deep Learning (DL) approach could be created to automate the interpretation of complex results and work alongside the robotic inspection, significant benefits could be seen in the efficient inspection of large components, allowing for further use of UT in aerospace</w:t>
      </w:r>
      <w:r w:rsidRPr="00B24B4C">
        <w:rPr>
          <w:lang w:val="en-GB"/>
        </w:rPr>
        <w:t xml:space="preserve"> and other industries</w:t>
      </w:r>
      <w:r w:rsidRPr="00B24B4C">
        <w:t>.</w:t>
      </w:r>
      <w:r w:rsidRPr="00B24B4C">
        <w:rPr>
          <w:lang w:val="en-GB"/>
        </w:rPr>
        <w:t xml:space="preserve"> With DL </w:t>
      </w:r>
      <w:r w:rsidR="00D70C41" w:rsidRPr="00B24B4C">
        <w:rPr>
          <w:lang w:val="en-GB"/>
        </w:rPr>
        <w:t xml:space="preserve">being identified as a </w:t>
      </w:r>
      <w:r w:rsidR="001B710B" w:rsidRPr="00B24B4C">
        <w:rPr>
          <w:lang w:val="en-GB"/>
        </w:rPr>
        <w:t>requirement</w:t>
      </w:r>
      <w:r w:rsidRPr="00B24B4C">
        <w:rPr>
          <w:lang w:val="en-GB"/>
        </w:rPr>
        <w:t xml:space="preserve"> to transition from low to high levels of</w:t>
      </w:r>
      <w:r w:rsidR="001B710B" w:rsidRPr="00B24B4C">
        <w:rPr>
          <w:lang w:val="en-GB"/>
        </w:rPr>
        <w:t xml:space="preserve"> industrial</w:t>
      </w:r>
      <w:r w:rsidRPr="00B24B4C">
        <w:rPr>
          <w:lang w:val="en-GB"/>
        </w:rPr>
        <w:t xml:space="preserve"> automation</w:t>
      </w:r>
      <w:r w:rsidRPr="00B24B4C">
        <w:t xml:space="preserve"> </w:t>
      </w:r>
      <w:r w:rsidRPr="00B24B4C">
        <w:fldChar w:fldCharType="begin"/>
      </w:r>
      <w:r w:rsidRPr="00B24B4C">
        <w:instrText xml:space="preserve"> ADDIN ZOTERO_ITEM CSL_CITATION {"citationID":"PxCVDxoc","properties":{"formattedCitation":"[18]","plainCitation":"[18]","noteIndex":0},"citationItems":[{"id":334,"uris":["http://zotero.org/users/8542405/items/HZILYDCB"],"itemData":{"id":334,"type":"article-journal","abstract":"The analysis of ultrasonic NDE data has traditionally been addressed by a trained operator manually interpreting data with the support of rudimentary automation tools. Recently, many demonstrations of deep learning (DL) techniques that address individual NDE tasks (data acquisition, data pre-processing, defect detection, and defect characterisation) have started to emerge in the research community. These methods have the potential to offer high flexibility, efficiency, and accuracy subject to the availability of sufficient training data; moreover, they enable the automation of complex processes that span one or more NDE steps (e.g. detection, characterisation, and sizing). There is, however, a lack of consensus on the direction and requirements that these new methods should follow. These elements are critical to help achieve full artificial intelligence driven automation of ultrasonic NDE so that the research community, industry, and regulatory bodies embrace them. This paper reviews the state-of-the-art of autonomous ultrasonic NDE enabled by DL methodologies. The review is organised by the NDE tasks that are addressed by means of DL approaches. Key remaining challenges for each task are noted. Basic axiomatic principles for DL methods in NDE are identified based on the literature review, relevant international regulations, and current industrial needs. By placing DL methods in the context of general NDE automation levels, this paper aims to provide a roadmap for future research and development in the area.","container-title":"arXiv:2112.06650 [eess]","note":"arXiv: 2112.06650","source":"arXiv.org","title":"Deep learning in automated ultrasonic NDE -- developments, axioms and opportunities","URL":"http://arxiv.org/abs/2112.06650","author":[{"family":"Cantero-Chinchilla","given":"Sergio"},{"family":"Wilcox","given":"Paul D."},{"family":"Croxford","given":"Anthony J."}],"accessed":{"date-parts":[["2022",1,12]]},"issued":{"date-parts":[["2021",12,7]]}}}],"schema":"https://github.com/citation-style-language/schema/raw/master/csl-citation.json"} </w:instrText>
      </w:r>
      <w:r w:rsidRPr="00B24B4C">
        <w:fldChar w:fldCharType="separate"/>
      </w:r>
      <w:r w:rsidRPr="00B24B4C">
        <w:t>[18]</w:t>
      </w:r>
      <w:r w:rsidRPr="00B24B4C">
        <w:fldChar w:fldCharType="end"/>
      </w:r>
      <w:r w:rsidRPr="00B24B4C">
        <w:rPr>
          <w:lang w:val="en-GB"/>
        </w:rPr>
        <w:t>.</w:t>
      </w:r>
    </w:p>
    <w:p w14:paraId="31263BE7" w14:textId="1161C860" w:rsidR="004569F8" w:rsidRPr="00D01947" w:rsidRDefault="004569F8" w:rsidP="00636DD7">
      <w:r w:rsidRPr="00B24B4C">
        <w:t xml:space="preserve">However, despite the clear opportunity, Machine Learning has seen limited uptake in UT, particularly </w:t>
      </w:r>
      <w:r w:rsidR="0049615E" w:rsidRPr="00B24B4C">
        <w:t xml:space="preserve">for </w:t>
      </w:r>
      <w:r w:rsidRPr="00B24B4C">
        <w:t>composite components</w:t>
      </w:r>
      <w:r w:rsidRPr="00B24B4C">
        <w:rPr>
          <w:lang w:val="en-GB"/>
        </w:rPr>
        <w:t>, which present a more challenging case with additional structural noise compared to homogeneous materials</w:t>
      </w:r>
      <w:r w:rsidRPr="00B24B4C">
        <w:t xml:space="preserve">. </w:t>
      </w:r>
      <w:r w:rsidRPr="00B24B4C">
        <w:rPr>
          <w:lang w:val="en-GB"/>
        </w:rPr>
        <w:t xml:space="preserve">A clear barrier to uptake </w:t>
      </w:r>
      <w:r w:rsidRPr="00B24B4C">
        <w:t xml:space="preserve">is </w:t>
      </w:r>
      <w:r w:rsidRPr="00B24B4C">
        <w:rPr>
          <w:lang w:val="en-GB"/>
        </w:rPr>
        <w:t>the</w:t>
      </w:r>
      <w:r w:rsidRPr="00B24B4C">
        <w:t xml:space="preserve"> lack of training data</w:t>
      </w:r>
      <w:r w:rsidRPr="00B24B4C">
        <w:rPr>
          <w:lang w:val="en-GB"/>
        </w:rPr>
        <w:t xml:space="preserve"> </w:t>
      </w:r>
      <w:r w:rsidRPr="00B24B4C">
        <w:rPr>
          <w:lang w:val="en-GB"/>
        </w:rPr>
        <w:fldChar w:fldCharType="begin"/>
      </w:r>
      <w:r w:rsidRPr="00B24B4C">
        <w:rPr>
          <w:lang w:val="en-GB"/>
        </w:rPr>
        <w:instrText xml:space="preserve"> ADDIN ZOTERO_ITEM CSL_CITATION {"citationID":"MLhlhJrW","properties":{"formattedCitation":"[18]","plainCitation":"[18]","noteIndex":0},"citationItems":[{"id":334,"uris":["http://zotero.org/users/8542405/items/HZILYDCB"],"itemData":{"id":334,"type":"article-journal","abstract":"The analysis of ultrasonic NDE data has traditionally been addressed by a trained operator manually interpreting data with the support of rudimentary automation tools. Recently, many demonstrations of deep learning (DL) techniques that address individual NDE tasks (data acquisition, data pre-processing, defect detection, and defect characterisation) have started to emerge in the research community. These methods have the potential to offer high flexibility, efficiency, and accuracy subject to the availability of sufficient training data; moreover, they enable the automation of complex processes that span one or more NDE steps (e.g. detection, characterisation, and sizing). There is, however, a lack of consensus on the direction and requirements that these new methods should follow. These elements are critical to help achieve full artificial intelligence driven automation of ultrasonic NDE so that the research community, industry, and regulatory bodies embrace them. This paper reviews the state-of-the-art of autonomous ultrasonic NDE enabled by DL methodologies. The review is organised by the NDE tasks that are addressed by means of DL approaches. Key remaining challenges for each task are noted. Basic axiomatic principles for DL methods in NDE are identified based on the literature review, relevant international regulations, and current industrial needs. By placing DL methods in the context of general NDE automation levels, this paper aims to provide a roadmap for future research and development in the area.","container-title":"arXiv:2112.06650 [eess]","note":"arXiv: 2112.06650","source":"arXiv.org","title":"Deep learning in automated ultrasonic NDE -- developments, axioms and opportunities","URL":"http://arxiv.org/abs/2112.06650","author":[{"family":"Cantero-Chinchilla","given":"Sergio"},{"family":"Wilcox","given":"Paul D."},{"family":"Croxford","given":"Anthony J."}],"accessed":{"date-parts":[["2022",1,12]]},"issued":{"date-parts":[["2021",12,7]]}}}],"schema":"https://github.com/citation-style-language/schema/raw/master/csl-citation.json"} </w:instrText>
      </w:r>
      <w:r w:rsidRPr="00B24B4C">
        <w:rPr>
          <w:lang w:val="en-GB"/>
        </w:rPr>
        <w:fldChar w:fldCharType="separate"/>
      </w:r>
      <w:r w:rsidRPr="00B24B4C">
        <w:t>[18]</w:t>
      </w:r>
      <w:r w:rsidRPr="00B24B4C">
        <w:rPr>
          <w:lang w:val="en-GB"/>
        </w:rPr>
        <w:fldChar w:fldCharType="end"/>
      </w:r>
      <w:r w:rsidRPr="00B24B4C">
        <w:t>. Modern manufacturing processes aim to reduce the production of defects, meaning large volumes of real defect responses are simply not available. Especially ones that represent the full distribution of defect classes and wide variability within these classes</w:t>
      </w:r>
      <w:r w:rsidRPr="00B24B4C">
        <w:rPr>
          <w:lang w:val="en-GB"/>
        </w:rPr>
        <w:t xml:space="preserve"> that are present from </w:t>
      </w:r>
      <w:r w:rsidR="004F11AD" w:rsidRPr="00B24B4C">
        <w:rPr>
          <w:lang w:val="en-GB"/>
        </w:rPr>
        <w:t xml:space="preserve">variable </w:t>
      </w:r>
      <w:r w:rsidRPr="00B24B4C">
        <w:rPr>
          <w:lang w:val="en-GB"/>
        </w:rPr>
        <w:t xml:space="preserve">manufacturing </w:t>
      </w:r>
      <w:r w:rsidR="004F11AD" w:rsidRPr="00B24B4C">
        <w:rPr>
          <w:lang w:val="en-GB"/>
        </w:rPr>
        <w:t>conditions</w:t>
      </w:r>
      <w:r w:rsidRPr="00B24B4C">
        <w:t xml:space="preserve">. Most commonly, previous works aim to experimentally increase </w:t>
      </w:r>
      <w:r w:rsidR="00B24B4C" w:rsidRPr="00B24B4C">
        <w:t>their</w:t>
      </w:r>
      <w:r w:rsidRPr="00B24B4C">
        <w:t xml:space="preserve"> dataset</w:t>
      </w:r>
      <w:r w:rsidRPr="00B24B4C">
        <w:rPr>
          <w:lang w:val="en-GB"/>
        </w:rPr>
        <w:t>s</w:t>
      </w:r>
      <w:r w:rsidRPr="00B24B4C">
        <w:t xml:space="preserve"> using manufactured defects</w:t>
      </w:r>
      <w:r w:rsidRPr="00B24B4C">
        <w:rPr>
          <w:lang w:val="en-GB"/>
        </w:rPr>
        <w:t xml:space="preserve"> </w:t>
      </w:r>
      <w:r w:rsidRPr="00B24B4C">
        <w:rPr>
          <w:lang w:val="en-GB"/>
        </w:rPr>
        <w:fldChar w:fldCharType="begin"/>
      </w:r>
      <w:r w:rsidRPr="00B24B4C">
        <w:rPr>
          <w:lang w:val="en-GB"/>
        </w:rPr>
        <w:instrText xml:space="preserve"> ADDIN ZOTERO_ITEM CSL_CITATION {"citationID":"iJM2eG9d","properties":{"formattedCitation":"[5], [19], [20]","plainCitation":"[5], [19], [20]","noteIndex":0},"citationItems":[{"id":117,"uris":["http://zotero.org/users/8542405/items/X75LS9NX"],"itemData":{"id":117,"type":"article-journal","container-title":"IOP Conference Series: Materials Science and Engineering","DOI":"10.1088/1757-899X/1023/1/012013","journalAbbreviation":"IOP Conference Series: Materials Science and Engineering","page":"012013","source":"ResearchGate","title":"Ultrasonic detection of manufacturing defects in multilayer composite structures","volume":"1023","author":[{"family":"Kokurov","given":"A"},{"family":"Subbotin","given":"D"}],"issued":{"date-parts":[["2021",1,14]]}}},{"id":169,"uris":["http://zotero.org/users/8542405/items/LCU7LKPH"],"itemData":{"id":169,"type":"article-journal","abstract":"Automated ultrasonic signal classification systems are finding increasing use in many applications for the recognition of large volumes of inspection signals. Wavelet transform is a well-known signal processing technique in fault signal diagnosis system. Most of the proposed approaches have mainly used low-level handcraft features based on wavelet transform to encode the information for different defect classes. In this paper, we proposed a deep learning based framework to classify ultrasonic signals from carbon fiber reinforced polymer (CFRP) specimens with void and delamination. In our proposed algorithm, deep Convolutional Neural Networks (CNNs) are used to learn a compact and effective representation for each signal from wavelet coefficients. To yield superior results, we proposed to use a linear SVM top layer in the training process of signal classification task. The experimental results demonstrated the excellent performance of our proposed algorithm against the classical classifier with manually generated attributes. In addition, a post processing scheme is developed to interpret the classifier outputs with a C-scan imaging process and visualize the locations of defects using a 3D model representation.","collection-title":"Machine Learning and Signal Processing for Big Multimedia Analysis","container-title":"Neurocomputing","DOI":"10.1016/j.neucom.2016.11.066","ISSN":"0925-2312","journalAbbreviation":"Neurocomputing","language":"en","page":"128-135","source":"ScienceDirect","title":"Ultrasonic signal classification and imaging system for composite materials via deep convolutional neural networks","volume":"257","author":[{"family":"Meng","given":"Min"},{"family":"Chua","given":"Yiting Jacqueline"},{"family":"Wouterson","given":"Erwin"},{"family":"Ong","given":"Chin Peng Kelvin"}],"issued":{"date-parts":[["2017",9,27]]}}},{"id":329,"uris":["http://zotero.org/users/8542405/items/P5SKF4NE"],"itemData":{"id":329,"type":"article-journal","abstract":"A goal in ultrasonic welding (USW) process monitoring is to accurately predict quality\noutcomes based on monitored signals. However, in most cases, knowing only that the USW process has failed is insufficient. Modern process automation should assess signal information and intercede to rectify process problems. Identification of when a process signal deviates from an acceptable final quality outcome, i.e., the time at which an abnormal event starts, facilitates control action or root cause analysis to bring it back to compliance. A long short-term memory (LSTM) recurrent neural network is proposed to monitor USW and other time-series signals and identify this point. This deep neural network is trained to classify quality outcomes from continuous signals. The process monitoring signals and their sampling time are divided into finite segments as input to this network. The time segment at which the process signal first converges to the final quality class prediction is identified using cross-entropy of the classification probabilities. This\nprocedure is demonstrated using USW quality monitoring algorithms and robot motion failure detection. The examples show an LSTM network not only provides high accuracy for USW quality prediction, but also that the time of classification convergence is consistent with variance observed in USW weld quality factors. Moreover, classification convergence time was shown to be associated to specific robot motion failures, useful as input to adaptive learning. This work realizes deep-learning driven quality prediction and early event detection for quality classification problems, and provides the information necessary for adaptive control algorithms.","container-title":"Journal of Manufacturing Systems","DOI":"10.1016/j.jmsy.2021.06.009","journalAbbreviation":"Journal of Manufacturing Systems","page":"325-336","source":"ResearchGate","title":"Early Event Detection in a Deep-learning Driven Quality Prediction Model for Ultrasonic Welding","volume":"2021","author":[{"family":"Wang","given":"Baicun"},{"family":"Li","given":"Yang"},{"family":"Luo","given":"Ying"},{"family":"Li","given":"Xingyu"},{"family":"Freiheit","given":"Theodor"}],"issued":{"date-parts":[["2021",6,24]]}}}],"schema":"https://github.com/citation-style-language/schema/raw/master/csl-citation.json"} </w:instrText>
      </w:r>
      <w:r w:rsidRPr="00B24B4C">
        <w:rPr>
          <w:lang w:val="en-GB"/>
        </w:rPr>
        <w:fldChar w:fldCharType="separate"/>
      </w:r>
      <w:r w:rsidRPr="00B24B4C">
        <w:t>[5], [19], [20]</w:t>
      </w:r>
      <w:r w:rsidRPr="00B24B4C">
        <w:rPr>
          <w:lang w:val="en-GB"/>
        </w:rPr>
        <w:fldChar w:fldCharType="end"/>
      </w:r>
      <w:r w:rsidRPr="00B24B4C">
        <w:rPr>
          <w:lang w:val="en-GB"/>
        </w:rPr>
        <w:t>. However,</w:t>
      </w:r>
      <w:r w:rsidRPr="00B24B4C">
        <w:t xml:space="preserve"> whilst these can prove research concepts, they are unlikely to give responses that accurately represent real-world responses especially not at the same variability seen within real defects. Other authors have </w:t>
      </w:r>
      <w:r w:rsidRPr="00B24B4C">
        <w:rPr>
          <w:lang w:val="en-GB"/>
        </w:rPr>
        <w:t>demonstrated</w:t>
      </w:r>
      <w:r w:rsidRPr="00B24B4C">
        <w:t xml:space="preserve"> success using simulated data </w:t>
      </w:r>
      <w:r w:rsidRPr="00B24B4C">
        <w:rPr>
          <w:lang w:val="en-GB"/>
        </w:rPr>
        <w:t>developed</w:t>
      </w:r>
      <w:r w:rsidRPr="00B24B4C">
        <w:t xml:space="preserve"> </w:t>
      </w:r>
      <w:r w:rsidRPr="00B24B4C">
        <w:rPr>
          <w:lang w:val="en-GB"/>
        </w:rPr>
        <w:t xml:space="preserve">using </w:t>
      </w:r>
      <w:r w:rsidRPr="00B24B4C">
        <w:t xml:space="preserve">Finite Element Analysis </w:t>
      </w:r>
      <w:r w:rsidR="009E3553">
        <w:t xml:space="preserve">(FEA) </w:t>
      </w:r>
      <w:r w:rsidRPr="00B24B4C">
        <w:t>software</w:t>
      </w:r>
      <w:r w:rsidRPr="00B24B4C">
        <w:rPr>
          <w:lang w:val="en-GB"/>
        </w:rPr>
        <w:t xml:space="preserve"> to model defects and ray-based models to create Plane Wave Capture</w:t>
      </w:r>
      <w:r w:rsidRPr="00B24B4C">
        <w:t xml:space="preserve">, which uses a physics-based understanding of the wave propagation to produce accurate responses based on bulk material properties </w:t>
      </w:r>
      <w:r w:rsidRPr="00B24B4C">
        <w:fldChar w:fldCharType="begin"/>
      </w:r>
      <w:r w:rsidRPr="00B24B4C">
        <w:instrText xml:space="preserve"> ADDIN ZOTERO_ITEM CSL_CITATION {"citationID":"iQSPjZrD","properties":{"formattedCitation":"[21]","plainCitation":"[21]","noteIndex":0},"citationItems":[{"id":284,"uris":["http://zotero.org/users/8542405/items/5HJMFSU4"],"itemData":{"id":284,"type":"article-journal","abstract":"Machine learning for Non-Destructive Evaluation (NDE) has the potential to bring significant improvements in defect characterization accuracy due to its effectiveness in pattern recognition problems. However, the application of modern machine learning methods to NDE has been obstructed by the scarcity of real defect data to train on. This paper demonstrates how an efficient, hybrid finite element and ray-based simulation can be used to train a Convolutional Neural Network (CNN) to characterize real defects. To demonstrate this methodology, an inline-pipe inspection application is considered. This uses four plane wave images from two arrays, and is applied to the characterization of cracks of length 1-5 mm and inclined at angles of up to 20° from the vertical. A standard image-based sizing technique, the 6 dB drop method, is used as a comparison point. For the 6 dB drop method the average absolute error in length and angle prediction is ±1.1 mm, ±8.6° while the CNN is almost four times more accurate at ±0.29 mm, ±2.9°. To demonstrate the adaptability of the deep-learning approach, an error in sound speed estimation is included in the training and test set. With a maximum error of 10% in shear and longitudinal sound speed the 6 dB drop method has an average error of ±1.5 mm, ±12° while the CNN has ±0.45 mm, ±3.0°. This demonstrates far superior crack characterization accuracy by using deep learning rather than traditional image-based sizing.","container-title":"IEEE Transactions on Ultrasonics, Ferroelectrics, and Frequency Control","DOI":"10.1109/TUFFC.2020.3045847","ISSN":"0885-3010, 1525-8955","issue":"5","journalAbbreviation":"IEEE Trans. Ultrason., Ferroelect., Freq. Contr.","language":"en","page":"1854-1865","source":"DOI.org (Crossref)","title":"Deep Learning for Ultrasonic Crack Characterization in NDE","volume":"68","author":[{"family":"Pyle","given":"Richard J."},{"family":"Bevan","given":"Rhodri L. T."},{"family":"Hughes","given":"Robert R."},{"family":"Rachev","given":"Rosen K."},{"family":"Ali","given":"Amine Ait Si"},{"family":"Wilcox","given":"Paul D."}],"issued":{"date-parts":[["2021",5]]}}}],"schema":"https://github.com/citation-style-language/schema/raw/master/csl-citation.json"} </w:instrText>
      </w:r>
      <w:r w:rsidRPr="00B24B4C">
        <w:fldChar w:fldCharType="separate"/>
      </w:r>
      <w:r w:rsidRPr="00B24B4C">
        <w:t>[21]</w:t>
      </w:r>
      <w:r w:rsidRPr="00B24B4C">
        <w:fldChar w:fldCharType="end"/>
      </w:r>
      <w:r w:rsidRPr="00B24B4C">
        <w:rPr>
          <w:lang w:val="en-GB"/>
        </w:rPr>
        <w:t>.</w:t>
      </w:r>
      <w:r w:rsidR="00816229">
        <w:rPr>
          <w:lang w:val="en-GB"/>
        </w:rPr>
        <w:t xml:space="preserve"> </w:t>
      </w:r>
      <w:r w:rsidR="00816229" w:rsidRPr="00B24B4C">
        <w:t>However, this is typically done for homogenous steel samples which have very low attenuation and noise</w:t>
      </w:r>
      <w:r w:rsidR="00816229" w:rsidRPr="00B24B4C">
        <w:rPr>
          <w:lang w:val="en-GB"/>
        </w:rPr>
        <w:t xml:space="preserve">, and have less modelling complexity compared to composites, </w:t>
      </w:r>
      <w:r w:rsidR="00816229" w:rsidRPr="00B24B4C">
        <w:t xml:space="preserve">which are </w:t>
      </w:r>
      <w:r w:rsidR="00816229" w:rsidRPr="00B24B4C">
        <w:rPr>
          <w:lang w:val="en-GB"/>
        </w:rPr>
        <w:t xml:space="preserve">acoustically </w:t>
      </w:r>
      <w:r w:rsidR="00816229" w:rsidRPr="00B24B4C">
        <w:t>inhomogeneous and produce large amounts of attenuation and noise.</w:t>
      </w:r>
      <w:r w:rsidR="00D01947">
        <w:t xml:space="preserve"> </w:t>
      </w:r>
      <w:r w:rsidR="00D01947" w:rsidRPr="00B24B4C">
        <w:t>Furthermore, this noise is often produced structurally from the internal ply interfaces of the material and is not random.</w:t>
      </w:r>
      <w:r w:rsidR="00D01947" w:rsidRPr="00B24B4C">
        <w:rPr>
          <w:lang w:val="en-GB"/>
        </w:rPr>
        <w:t xml:space="preserve"> Therefore</w:t>
      </w:r>
      <w:r w:rsidR="00D01947" w:rsidRPr="00B24B4C">
        <w:t xml:space="preserve">, </w:t>
      </w:r>
      <w:r w:rsidR="00D01947" w:rsidRPr="00B24B4C">
        <w:rPr>
          <w:lang w:val="en-GB"/>
        </w:rPr>
        <w:t xml:space="preserve">merely </w:t>
      </w:r>
      <w:r w:rsidR="00D01947" w:rsidRPr="00B24B4C">
        <w:t>adding randomly distributed noise may give unrealistic images</w:t>
      </w:r>
      <w:r w:rsidR="00D01947" w:rsidRPr="00B24B4C">
        <w:rPr>
          <w:lang w:val="en-GB"/>
        </w:rPr>
        <w:t xml:space="preserve"> or obscure defect responses</w:t>
      </w:r>
      <w:r w:rsidR="00D01947" w:rsidRPr="00B24B4C">
        <w:t>.  Most modern simulation software is unable to account for these interactions as materials are modelled using bulk properties and not done at the individual ply level.</w:t>
      </w:r>
      <w:r w:rsidR="00D01947">
        <w:t xml:space="preserve"> </w:t>
      </w:r>
      <w:r w:rsidR="00412DB5">
        <w:rPr>
          <w:lang w:val="en-GB"/>
        </w:rPr>
        <w:t xml:space="preserve">As an alternative to full FEA software, </w:t>
      </w:r>
      <w:r w:rsidR="00816229">
        <w:rPr>
          <w:lang w:val="en-GB"/>
        </w:rPr>
        <w:t>s</w:t>
      </w:r>
      <w:r w:rsidR="00EC5023">
        <w:rPr>
          <w:lang w:val="en-GB"/>
        </w:rPr>
        <w:t>emi-</w:t>
      </w:r>
      <w:r w:rsidR="00EA5052">
        <w:rPr>
          <w:lang w:val="en-GB"/>
        </w:rPr>
        <w:t>analytica</w:t>
      </w:r>
      <w:r w:rsidR="00816229">
        <w:rPr>
          <w:lang w:val="en-GB"/>
        </w:rPr>
        <w:t>l</w:t>
      </w:r>
      <w:r w:rsidR="00EA5052">
        <w:rPr>
          <w:lang w:val="en-GB"/>
        </w:rPr>
        <w:t xml:space="preserve"> physics based </w:t>
      </w:r>
      <w:r w:rsidR="00EC5023">
        <w:rPr>
          <w:lang w:val="en-GB"/>
        </w:rPr>
        <w:t xml:space="preserve">software </w:t>
      </w:r>
      <w:r w:rsidR="00EA5052">
        <w:rPr>
          <w:lang w:val="en-GB"/>
        </w:rPr>
        <w:t xml:space="preserve">has been shown to produce experimentally accurate defect responses </w:t>
      </w:r>
      <w:r w:rsidR="00BB23A4">
        <w:rPr>
          <w:lang w:val="en-GB"/>
        </w:rPr>
        <w:fldChar w:fldCharType="begin"/>
      </w:r>
      <w:r w:rsidR="00106C1C">
        <w:rPr>
          <w:lang w:val="en-GB"/>
        </w:rPr>
        <w:instrText xml:space="preserve"> ADDIN ZOTERO_ITEM CSL_CITATION {"citationID":"hjwyjF4S","properties":{"formattedCitation":"[22], [23]","plainCitation":"[22], [23]","noteIndex":0},"citationItems":[{"id":539,"uris":["http://zotero.org/users/8542405/items/XP7S2E92"],"itemData":{"id":539,"type":"article-journal","abstract":"Ultrasonic simulation tools have been gathered in the Civa software developed at CEA in order to conceive, optimize and predict the performances of various inspection techniques. Those models are based on semi analytical kernels and numerical integration, so that realistic 3D and time transient configurations may be dealt with. Specific emphasis is made to optimize time computation, so that these models can be used for parametric studies in spite of potentially complex configurations. Civa simulation tools include beam propagation and defect scattering models, thus the whole inspection performances may be predicted for a wide range of applications. In addition to existing skills in terms of probes and specimens, recent developments have been achieved so that realistic flaws can be taken into account. Application cases studied in this paper consider realistic ultrasonic inspections in the framework of collaboration with IRSN. These cases include acquisitions made on several mock-ups containing calibration reflectors (Side Drilled Holes, Flat Bottomed Holes) or artificial complex shaped defects (planar defects with CAD defined contours or multi facetted flaws). Experimental results are then discussed and compared to the predictions obtained with Civa in such configurations. The comparison between Civa simulations and experimental results for both calibration flaws and complex shaped defects shows a good agreement in the range of approximations of the simulation models.","source":"ResearchGate","title":"EXPERIMENTAL VALIDATION OF CIVA ULTRASONIC SIMULATIONS","author":[{"family":"Lonne","given":"Sébastien"},{"family":"Mahaut","given":"S."},{"family":"Cattiaux","given":"G."}],"issued":{"date-parts":[["2006",1,1]]}}},{"id":786,"uris":["http://zotero.org/users/8542405/items/462AD8AJ"],"itemData":{"id":786,"type":"article-journal","language":"en","page":"20","source":"Zotero","title":"VALIDATION OF AN ULTRASONIC CHARACTERIZATION TECHNIQUE FOR ANISOTROPIC MATERIALS: COMPARISON OF EXPERIMENTS WITH BEAM PROPAGATION MODELLING","author":[{"family":"Darmon","given":"Michel"},{"family":"Clausse","given":"Bastien"},{"family":"Mascaro","given":"Benoit"},{"family":"Elbaz","given":"Déborah"},{"family":"Leymarie","given":"Nicolas"},{"family":"Guy","given":"Philippe"},{"family":"Bannouf","given":"Souad"},{"family":"Chatillon","given":"Sylvain"}]}}],"schema":"https://github.com/citation-style-language/schema/raw/master/csl-citation.json"} </w:instrText>
      </w:r>
      <w:r w:rsidR="00BB23A4">
        <w:rPr>
          <w:lang w:val="en-GB"/>
        </w:rPr>
        <w:fldChar w:fldCharType="separate"/>
      </w:r>
      <w:r w:rsidR="00106C1C" w:rsidRPr="00106C1C">
        <w:rPr>
          <w:rFonts w:ascii="Calibri" w:hAnsi="Calibri" w:cs="Calibri"/>
        </w:rPr>
        <w:t>[22], [23]</w:t>
      </w:r>
      <w:r w:rsidR="00BB23A4">
        <w:rPr>
          <w:lang w:val="en-GB"/>
        </w:rPr>
        <w:fldChar w:fldCharType="end"/>
      </w:r>
      <w:r w:rsidR="00BB23A4">
        <w:rPr>
          <w:lang w:val="en-GB"/>
        </w:rPr>
        <w:t xml:space="preserve">. This software </w:t>
      </w:r>
      <w:r w:rsidR="009E3553">
        <w:rPr>
          <w:lang w:val="en-GB"/>
        </w:rPr>
        <w:t>is much less computationally expensive than full FEA. Furthermore this software can be used for simulating composite responses</w:t>
      </w:r>
      <w:r w:rsidR="00412DB5">
        <w:rPr>
          <w:lang w:val="en-GB"/>
        </w:rPr>
        <w:t xml:space="preserve"> based on bulk material properties</w:t>
      </w:r>
      <w:r w:rsidR="009E3553">
        <w:rPr>
          <w:lang w:val="en-GB"/>
        </w:rPr>
        <w:t xml:space="preserve"> </w:t>
      </w:r>
      <w:r w:rsidR="0063006F">
        <w:rPr>
          <w:lang w:val="en-GB"/>
        </w:rPr>
        <w:fldChar w:fldCharType="begin"/>
      </w:r>
      <w:r w:rsidR="00106C1C">
        <w:rPr>
          <w:lang w:val="en-GB"/>
        </w:rPr>
        <w:instrText xml:space="preserve"> ADDIN ZOTERO_ITEM CSL_CITATION {"citationID":"FHs58AVI","properties":{"formattedCitation":"[24]","plainCitation":"[24]","noteIndex":0},"citationItems":[{"id":536,"uris":["http://zotero.org/users/8542405/items/QKRQDQ83"],"itemData":{"id":536,"type":"article-journal","abstract":"Inspections of mechanically optimized structural parts in the aeronautic industry may be difficult to interpret, due to complex geometries and composite properties, leading to highly heterogeneous and anisotropic materials. In this context, simulation tools play an important role in helping NDT design and performance predictions. The recently released CIVA-COMPOSITE module addresses a large set of configurations, including configurations typically encountered in the aeronautic industry. Specifically, the inspection of carbon fiber reinforced plastic (CFRP) plates, possibly curved, can be simulated. The structural noise due to periodicity patterns may be computed as well as the ultrasonic response of ply waviness, delaminations or flat bottom holes. The simulation relies on a hybrid modelling approach, coupling a ray-based model, developed by CEA, and a finite difference in time domain (FDTD) model, developed by Airbus Group Innovations. The ray-based model handles the ultrasonic propagation between the transducer and the FDTD computation zone that surrounds the complex composite structure. In this way, the computational efficiency is preserved and complex ultrasonic propagation and interaction phenomena can be taken into account. Some experimental validations of this modelling approach on complex composite parts featuring different types of defects are presented. Finally, the performances of Surface Adaptative Ultrasound (SAUL), that computes geometry corrected delay laws, are demonstrated on curved composite parts.","language":"en","page":"8","source":"Zotero","title":"Simulation of ultrasonic inspections of composite structures in the CIVA software platform","author":[{"family":"Jezzine","given":"Karim"},{"family":"Ségur","given":"Damien"},{"family":"Ecault","given":"Romain"},{"family":"Dominguez","given":"Nicolas"}]}}],"schema":"https://github.com/citation-style-language/schema/raw/master/csl-citation.json"} </w:instrText>
      </w:r>
      <w:r w:rsidR="0063006F">
        <w:rPr>
          <w:lang w:val="en-GB"/>
        </w:rPr>
        <w:fldChar w:fldCharType="separate"/>
      </w:r>
      <w:r w:rsidR="00106C1C" w:rsidRPr="00106C1C">
        <w:rPr>
          <w:rFonts w:ascii="Calibri" w:hAnsi="Calibri" w:cs="Calibri"/>
        </w:rPr>
        <w:t>[24]</w:t>
      </w:r>
      <w:r w:rsidR="0063006F">
        <w:rPr>
          <w:lang w:val="en-GB"/>
        </w:rPr>
        <w:fldChar w:fldCharType="end"/>
      </w:r>
      <w:r w:rsidR="00412DB5">
        <w:rPr>
          <w:lang w:val="en-GB"/>
        </w:rPr>
        <w:t>.</w:t>
      </w:r>
    </w:p>
    <w:p w14:paraId="04BE853E" w14:textId="6C9DF8F7" w:rsidR="00CE6872" w:rsidRPr="00B24B4C" w:rsidRDefault="00CE6872" w:rsidP="00F40206">
      <w:pPr>
        <w:rPr>
          <w:rFonts w:asciiTheme="majorHAnsi" w:eastAsiaTheme="majorEastAsia" w:hAnsiTheme="majorHAnsi" w:cstheme="majorBidi"/>
          <w:color w:val="2F5496" w:themeColor="accent1" w:themeShade="BF"/>
          <w:sz w:val="32"/>
          <w:szCs w:val="32"/>
        </w:rPr>
      </w:pPr>
      <w:r w:rsidRPr="00B24B4C">
        <w:t xml:space="preserve">Synthetic datasets are widely used in ML to augment small training datasets </w:t>
      </w:r>
      <w:r w:rsidR="00AD09DC">
        <w:fldChar w:fldCharType="begin"/>
      </w:r>
      <w:r w:rsidR="00106C1C">
        <w:instrText xml:space="preserve"> ADDIN ZOTERO_ITEM CSL_CITATION {"citationID":"b6SmSLaZ","properties":{"formattedCitation":"[25]","plainCitation":"[25]","noteIndex":0},"citationItems":[{"id":762,"uris":["http://zotero.org/users/8542405/items/XYUT7Q3V"],"itemData":{"id":762,"type":"article-journal","abstract":"Synthetic data consists of artificially generated data. When data are scarce, or of poor quality, synthetic data can be used, for example, to improve the performance of machine learning models. Generative adversarial networks (GANs) are a state-of-the-art deep generative models that can generate novel synthetic samples that follow the underlying data distribution of the original dataset. Reviews on synthetic data generation and on GANs have already been written. However, none in the relevant literature, to the best of our knowledge, has explicitly combined these two topics. This survey aims to fill this gap and provide useful material to new researchers in this field. That is, we aim to provide a survey that combines synthetic data generation and GANs, and that can act as a good and strong starting point for new researchers in the field, so that they have a general overview of the key contributions and useful references. We have conducted a review of the state-of-the-art by querying four major databases: Web of Sciences (WoS), Scopus, IEEE Xplore, and ACM Digital Library. This allowed us to gain insights into the most relevant authors, the most relevant scientific journals in the area, the most cited papers, the most significant research areas, the most important institutions, and the most relevant GAN architectures. GANs were thoroughly reviewed, as well as their most common training problems, their most important breakthroughs, and a focus on GAN architectures for tabular data. Further, the main algorithms for generating synthetic data, their applications and our thoughts on these methods are also expressed. Finally, we reviewed the main techniques for evaluating the quality of synthetic data (especially tabular data) and provided a schematic overview of the information presented in this paper.","container-title":"Mathematics","DOI":"10.3390/math10152733","ISSN":"2227-7390","issue":"15","language":"en","license":"http://creativecommons.org/licenses/by/3.0/","note":"number: 15\npublisher: Multidisciplinary Digital Publishing Institute","page":"2733","source":"www.mdpi.com","title":"Survey on Synthetic Data Generation, Evaluation Methods and GANs","volume":"10","author":[{"family":"Figueira","given":"Alvaro"},{"family":"Vaz","given":"Bruno"}],"issued":{"date-parts":[["2022",1]]}}}],"schema":"https://github.com/citation-style-language/schema/raw/master/csl-citation.json"} </w:instrText>
      </w:r>
      <w:r w:rsidR="00AD09DC">
        <w:fldChar w:fldCharType="separate"/>
      </w:r>
      <w:r w:rsidR="00106C1C" w:rsidRPr="00106C1C">
        <w:rPr>
          <w:rFonts w:ascii="Calibri" w:hAnsi="Calibri" w:cs="Calibri"/>
        </w:rPr>
        <w:t>[25]</w:t>
      </w:r>
      <w:r w:rsidR="00AD09DC">
        <w:fldChar w:fldCharType="end"/>
      </w:r>
      <w:r w:rsidRPr="00B24B4C">
        <w:t xml:space="preserve">and they offer a potential solution to the lack of defect data in UT. This work looks at different methods of generating synthetic datasets from simulated data for composite UT. These synthetic data generation methods are comparatively evaluated on </w:t>
      </w:r>
      <w:r w:rsidRPr="00B24B4C">
        <w:lastRenderedPageBreak/>
        <w:t xml:space="preserve">their experimental classification performance when used for training a </w:t>
      </w:r>
      <w:r w:rsidR="00B82627">
        <w:t>Convolutional Neural Network (CNN)</w:t>
      </w:r>
      <w:r w:rsidRPr="00B24B4C">
        <w:t>.</w:t>
      </w:r>
      <w:r w:rsidR="005B2582" w:rsidRPr="00B24B4C">
        <w:t xml:space="preserve"> One of these methods is a GAN based approach. G</w:t>
      </w:r>
      <w:r w:rsidRPr="00B24B4C">
        <w:t xml:space="preserve">ANs have seen success </w:t>
      </w:r>
      <w:r w:rsidR="005B2582" w:rsidRPr="00B24B4C">
        <w:t>in generating and augmenting training data</w:t>
      </w:r>
      <w:r w:rsidRPr="00B24B4C">
        <w:rPr>
          <w:lang w:val="en-GB"/>
        </w:rPr>
        <w:t xml:space="preserve"> </w:t>
      </w:r>
      <w:r w:rsidRPr="00B24B4C">
        <w:fldChar w:fldCharType="begin"/>
      </w:r>
      <w:r w:rsidR="00106C1C">
        <w:instrText xml:space="preserve"> ADDIN ZOTERO_ITEM CSL_CITATION {"citationID":"ljtxBJdf","properties":{"formattedCitation":"[25]\\uc0\\u8211{}[28]","plainCitation":"[25]–[28]","noteIndex":0},"citationItems":[{"id":762,"uris":["http://zotero.org/users/8542405/items/XYUT7Q3V"],"itemData":{"id":762,"type":"article-journal","abstract":"Synthetic data consists of artificially generated data. When data are scarce, or of poor quality, synthetic data can be used, for example, to improve the performance of machine learning models. Generative adversarial networks (GANs) are a state-of-the-art deep generative models that can generate novel synthetic samples that follow the underlying data distribution of the original dataset. Reviews on synthetic data generation and on GANs have already been written. However, none in the relevant literature, to the best of our knowledge, has explicitly combined these two topics. This survey aims to fill this gap and provide useful material to new researchers in this field. That is, we aim to provide a survey that combines synthetic data generation and GANs, and that can act as a good and strong starting point for new researchers in the field, so that they have a general overview of the key contributions and useful references. We have conducted a review of the state-of-the-art by querying four major databases: Web of Sciences (WoS), Scopus, IEEE Xplore, and ACM Digital Library. This allowed us to gain insights into the most relevant authors, the most relevant scientific journals in the area, the most cited papers, the most significant research areas, the most important institutions, and the most relevant GAN architectures. GANs were thoroughly reviewed, as well as their most common training problems, their most important breakthroughs, and a focus on GAN architectures for tabular data. Further, the main algorithms for generating synthetic data, their applications and our thoughts on these methods are also expressed. Finally, we reviewed the main techniques for evaluating the quality of synthetic data (especially tabular data) and provided a schematic overview of the information presented in this paper.","container-title":"Mathematics","DOI":"10.3390/math10152733","ISSN":"2227-7390","issue":"15","language":"en","license":"http://creativecommons.org/licenses/by/3.0/","note":"number: 15\npublisher: Multidisciplinary Digital Publishing Institute","page":"2733","source":"www.mdpi.com","title":"Survey on Synthetic Data Generation, Evaluation Methods and GANs","volume":"10","author":[{"family":"Figueira","given":"Alvaro"},{"family":"Vaz","given":"Bruno"}],"issued":{"date-parts":[["2022",1]]}}},{"id":390,"uris":["http://zotero.org/users/8542405/items/SC7H6R3M"],"itemData":{"id":390,"type":"article-journal","abstract":"Effective training of neural networks requires much data. In the low-data regime, parameters are underdetermined, and learnt networks generalise poorly. Data Augmentation alleviates this by using existing data more effectively. However standard data augmentation produces only limited plausible alternative data. Given there is potential to generate a much broader set of augmentations, we design and train a generative model to do data augmentation. The model, based on image conditional Generative Adversarial Networks, takes data from a source domain and learns to take any data item and generalise it to generate other within-class data items. As this generative process does not depend on the classes themselves, it can be applied to novel unseen classes of data. We show that a Data Augmentation Generative Adversarial Network (DAGAN) augments standard vanilla classifiers well. We also show a DAGAN can enhance few-shot learning systems such as Matching Networks. We demonstrate these approaches on Omniglot, on EMNIST having learnt the DAGAN on Omniglot, and VGG-Face data. In our experiments we can see over 13% increase in accuracy in the low-data regime experiments in Omniglot (from 69% to 82%), EMNIST (73.9% to 76%) and VGG-Face (4.5% to 12%); in Matching Networks for Omniglot we observe an increase of 0.5% (from 96.9% to 97.4%) and an increase of 1.8% in EMNIST (from 59.5% to 61.3%).","container-title":"arXiv:1711.04340 [cs, stat]","note":"arXiv: 1711.04340","source":"arXiv.org","title":"Data Augmentation Generative Adversarial Networks","URL":"http://arxiv.org/abs/1711.04340","author":[{"family":"Antoniou","given":"Antreas"},{"family":"Storkey","given":"Amos"},{"family":"Edwards","given":"Harrison"}],"accessed":{"date-parts":[["2022",2,3]]},"issued":{"date-parts":[["2018",3,21]]}}},{"id":400,"uris":["http://zotero.org/users/8542405/items/WQJKDVHA"],"itemData":{"id":400,"type":"article-journal","abstract":"Deep learning methods, and in particular convolutional neural networks (CNNs), have led to an enormous breakthrough in a wide range of computer vision tasks, primarily by using large-scale annotated datasets. However, obtaining such datasets in the medical domain remains a challenge. In this paper, we present methods for generating synthetic medical images using recently presented deep learning Generative Adversarial Networks (GANs). Furthermore, we show that generated medical images can be used for synthetic data augmentation, and improve the performance of CNN for medical image classification. Our novel method is demonstrated on a limited dataset of computed tomography (CT) images of 182 liver lesions (53 cysts, 64 metastases and 65 hemangiomas). We first exploit GAN architectures for synthesizing high quality liver lesion ROIs. Then we present a novel scheme for liver lesion classification using CNN. Finally, we train the CNN using classic data augmentation and our synthetic data augmentation and compare performance. In addition, we explore the quality of our synthesized examples using visualization and expert assessment. The classification performance using only classic data augmentation yielded 78.6% sensitivity and 88.4% specificity. By adding the synthetic data augmentation the results increased to 85.7% sensitivity and 92.4% specificity. We believe that this approach to synthetic data augmentation can generalize to other medical classification applications and thus support radiologists' efforts to improve diagnosis.","container-title":"Neurocomputing","DOI":"10.1016/j.neucom.2018.09.013","ISSN":"09252312","journalAbbreviation":"Neurocomputing","note":"arXiv: 1803.01229","page":"321-331","source":"arXiv.org","title":"GAN-based Synthetic Medical Image Augmentation for increased CNN Performance in Liver Lesion Classification","volume":"321","author":[{"family":"Frid-Adar","given":"Maayan"},{"family":"Diamant","given":"Idit"},{"family":"Klang","given":"Eyal"},{"family":"Amitai","given":"Michal"},{"family":"Goldberger","given":"Jacob"},{"family":"Greenspan","given":"Hayit"}],"issued":{"date-parts":[["2018",12]]}}},{"id":405,"uris":["http://zotero.org/users/8542405/items/Y7K64ZEU"],"itemData":{"id":405,"type":"article-journal","abstract":"Successful training of convolutional neural networks (CNNs) requires a substantial amount of data. With small datasets, networks generalize poorly. Data Augmentation techniques improve the generalizability of neural networks by using existing training data more effectively. Standard data augmentation methods, however, produce limited plausible alternative data. Generative Adversarial Networks (GANs) have been utilized to generate new data and improve the performance of CNNs. Nevertheless, data augmentation techniques for training GANs are underexplored compared to CNNs. In this work, we propose a new GAN architecture for augmentation of chest X-rays for semi-supervised detection of pneumonia and COVID-19 using generative models. We show that the proposed GAN can be used to effectively augment data and improve classification accuracy of disease in chest X-rays for pneumonia and COVID-19. We compare our augmentation GAN model with Deep Convolutional GAN and traditional augmentation methods (rotate, zoom, etc.) on two different X-ray datasets and show our GAN-based augmentation method surpasses other augmentation methods for training a GAN in detecting anomalies in X-ray images.","container-title":"Informatics in Medicine Unlocked","DOI":"10.1016/j.imu.2021.100779","ISSN":"2352-9148","journalAbbreviation":"Informatics in Medicine Unlocked","language":"en","page":"100779","source":"ScienceDirect","title":"Data augmentation using Generative Adversarial Networks (GANs) for GAN-based detection of Pneumonia and COVID-19 in chest X-ray images","volume":"27","author":[{"family":"Motamed","given":"Saman"},{"family":"Rogalla","given":"Patrik"},{"family":"Khalvati","given":"Farzad"}],"issued":{"date-parts":[["2021",1,1]]}}}],"schema":"https://github.com/citation-style-language/schema/raw/master/csl-citation.json"} </w:instrText>
      </w:r>
      <w:r w:rsidRPr="00B24B4C">
        <w:fldChar w:fldCharType="separate"/>
      </w:r>
      <w:r w:rsidR="00106C1C" w:rsidRPr="00106C1C">
        <w:rPr>
          <w:rFonts w:ascii="Calibri" w:hAnsi="Calibri" w:cs="Calibri"/>
          <w:szCs w:val="24"/>
        </w:rPr>
        <w:t>[25]–[28]</w:t>
      </w:r>
      <w:r w:rsidRPr="00B24B4C">
        <w:fldChar w:fldCharType="end"/>
      </w:r>
      <w:r w:rsidRPr="00B24B4C">
        <w:rPr>
          <w:lang w:val="en-GB"/>
        </w:rPr>
        <w:t xml:space="preserve">. They are </w:t>
      </w:r>
      <w:r w:rsidRPr="00B24B4C">
        <w:t xml:space="preserve">often </w:t>
      </w:r>
      <w:r w:rsidRPr="00B24B4C">
        <w:rPr>
          <w:lang w:val="en-GB"/>
        </w:rPr>
        <w:t>used</w:t>
      </w:r>
      <w:r w:rsidRPr="00B24B4C">
        <w:t xml:space="preserve"> to augment the distribution of a particular target case</w:t>
      </w:r>
      <w:r w:rsidRPr="00B24B4C">
        <w:rPr>
          <w:lang w:val="en-GB"/>
        </w:rPr>
        <w:t xml:space="preserve">, relying on the variability within the GAN to provide a greater variability in training </w:t>
      </w:r>
      <w:r w:rsidR="009C1E2F">
        <w:rPr>
          <w:lang w:val="en-GB"/>
        </w:rPr>
        <w:t>examples</w:t>
      </w:r>
      <w:r w:rsidRPr="00B24B4C">
        <w:rPr>
          <w:lang w:val="en-GB"/>
        </w:rPr>
        <w:t xml:space="preserve">. </w:t>
      </w:r>
      <w:r w:rsidR="00DA77F8" w:rsidRPr="00B24B4C">
        <w:rPr>
          <w:lang w:val="en-GB"/>
        </w:rPr>
        <w:t xml:space="preserve">The specific GAN used in this work is </w:t>
      </w:r>
      <w:proofErr w:type="spellStart"/>
      <w:r w:rsidR="00DA77F8" w:rsidRPr="00B24B4C">
        <w:rPr>
          <w:lang w:val="en-GB"/>
        </w:rPr>
        <w:t>CycleGAN</w:t>
      </w:r>
      <w:proofErr w:type="spellEnd"/>
      <w:r w:rsidR="00DA77F8" w:rsidRPr="00B24B4C">
        <w:rPr>
          <w:lang w:val="en-GB"/>
        </w:rPr>
        <w:t xml:space="preserve">. </w:t>
      </w:r>
      <w:proofErr w:type="spellStart"/>
      <w:r w:rsidR="00DA77F8" w:rsidRPr="00B24B4C">
        <w:rPr>
          <w:lang w:val="en-GB"/>
        </w:rPr>
        <w:t>CycleGAN</w:t>
      </w:r>
      <w:proofErr w:type="spellEnd"/>
      <w:r w:rsidR="005D7140" w:rsidRPr="00B24B4C">
        <w:rPr>
          <w:lang w:val="en-GB"/>
        </w:rPr>
        <w:t xml:space="preserve"> is a conditional GAN which </w:t>
      </w:r>
      <w:r w:rsidR="00FE267A" w:rsidRPr="00B24B4C">
        <w:rPr>
          <w:lang w:val="en-GB"/>
        </w:rPr>
        <w:t>has demonstrated good results</w:t>
      </w:r>
      <w:r w:rsidR="005D7140" w:rsidRPr="00B24B4C">
        <w:rPr>
          <w:lang w:val="en-GB"/>
        </w:rPr>
        <w:t xml:space="preserve"> in unpaired image-to-image translation tasks</w:t>
      </w:r>
      <w:r w:rsidR="00693D75" w:rsidRPr="00B24B4C">
        <w:rPr>
          <w:lang w:val="en-GB"/>
        </w:rPr>
        <w:t xml:space="preserve"> </w:t>
      </w:r>
      <w:r w:rsidR="002E4EFC" w:rsidRPr="00B24B4C">
        <w:rPr>
          <w:lang w:val="en-GB"/>
        </w:rPr>
        <w:fldChar w:fldCharType="begin"/>
      </w:r>
      <w:r w:rsidR="00106C1C">
        <w:rPr>
          <w:lang w:val="en-GB"/>
        </w:rPr>
        <w:instrText xml:space="preserve"> ADDIN ZOTERO_ITEM CSL_CITATION {"citationID":"XoRgG3W6","properties":{"formattedCitation":"[29]","plainCitation":"[29]","noteIndex":0},"citationItems":[{"id":458,"uris":["http://zotero.org/users/8542405/items/73EGX98J"],"itemData":{"id":458,"type":"report","abstract":"Image-to-image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X \\rightarrow Y$ such that the distribution of images from $G(X)$ is indistinguishable from the distribution $Y$ using an adversarial loss. Because this mapping is highly under-constrained, we couple it with an inverse mapping $F: Y \\rightarrow X$ and introduce a cycle consistency loss to push $F(G(X)) \\approx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approach.","note":"arXiv:1703.10593 [cs]\ntype: article","number":"arXiv:1703.10593","publisher":"arXiv","source":"arXiv.org","title":"Unpaired Image-to-Image Translation using Cycle-Consistent Adversarial Networks","URL":"http://arxiv.org/abs/1703.10593","author":[{"family":"Zhu","given":"Jun-Yan"},{"family":"Park","given":"Taesung"},{"family":"Isola","given":"Phillip"},{"family":"Efros","given":"Alexei A."}],"accessed":{"date-parts":[["2022",5,24]]},"issued":{"date-parts":[["2020",8,24]]}}}],"schema":"https://github.com/citation-style-language/schema/raw/master/csl-citation.json"} </w:instrText>
      </w:r>
      <w:r w:rsidR="002E4EFC" w:rsidRPr="00B24B4C">
        <w:rPr>
          <w:lang w:val="en-GB"/>
        </w:rPr>
        <w:fldChar w:fldCharType="separate"/>
      </w:r>
      <w:r w:rsidR="00106C1C" w:rsidRPr="00106C1C">
        <w:rPr>
          <w:rFonts w:ascii="Calibri" w:hAnsi="Calibri" w:cs="Calibri"/>
        </w:rPr>
        <w:t>[29]</w:t>
      </w:r>
      <w:r w:rsidR="002E4EFC" w:rsidRPr="00B24B4C">
        <w:rPr>
          <w:lang w:val="en-GB"/>
        </w:rPr>
        <w:fldChar w:fldCharType="end"/>
      </w:r>
      <w:r w:rsidR="005D7140" w:rsidRPr="00B24B4C">
        <w:rPr>
          <w:lang w:val="en-GB"/>
        </w:rPr>
        <w:t>.</w:t>
      </w:r>
      <w:r w:rsidR="00F96468" w:rsidRPr="00B24B4C">
        <w:rPr>
          <w:lang w:val="en-GB"/>
        </w:rPr>
        <w:t xml:space="preserve"> </w:t>
      </w:r>
      <w:r w:rsidR="00196267" w:rsidRPr="00D3718F">
        <w:rPr>
          <w:lang w:val="en-GB"/>
        </w:rPr>
        <w:t xml:space="preserve">Our </w:t>
      </w:r>
      <w:r w:rsidR="007C1ACF" w:rsidRPr="00D3718F">
        <w:rPr>
          <w:lang w:val="en-GB"/>
        </w:rPr>
        <w:t>GAN</w:t>
      </w:r>
      <w:r w:rsidR="00196267" w:rsidRPr="00D3718F">
        <w:rPr>
          <w:lang w:val="en-GB"/>
        </w:rPr>
        <w:t xml:space="preserve"> approach</w:t>
      </w:r>
      <w:r w:rsidRPr="00D3718F">
        <w:rPr>
          <w:lang w:val="en-GB"/>
        </w:rPr>
        <w:t xml:space="preserve"> aims to combine the use of </w:t>
      </w:r>
      <w:r w:rsidR="00D3718F" w:rsidRPr="00D3718F">
        <w:rPr>
          <w:lang w:val="en-GB"/>
        </w:rPr>
        <w:t xml:space="preserve">NDT data from </w:t>
      </w:r>
      <w:r w:rsidR="007C1ACF" w:rsidRPr="00D3718F">
        <w:t xml:space="preserve">physics-based </w:t>
      </w:r>
      <w:r w:rsidRPr="00D3718F">
        <w:rPr>
          <w:lang w:val="en-GB"/>
        </w:rPr>
        <w:t>simulat</w:t>
      </w:r>
      <w:r w:rsidR="00D3718F" w:rsidRPr="00D3718F">
        <w:rPr>
          <w:lang w:val="en-GB"/>
        </w:rPr>
        <w:t>ions</w:t>
      </w:r>
      <w:r w:rsidRPr="00D3718F">
        <w:rPr>
          <w:lang w:val="en-GB"/>
        </w:rPr>
        <w:t xml:space="preserve"> </w:t>
      </w:r>
      <w:r w:rsidR="007C1ACF" w:rsidRPr="00D3718F">
        <w:rPr>
          <w:lang w:val="en-GB"/>
        </w:rPr>
        <w:t>with</w:t>
      </w:r>
      <w:r w:rsidRPr="00D3718F">
        <w:rPr>
          <w:lang w:val="en-GB"/>
        </w:rPr>
        <w:t xml:space="preserve"> GAN augmentation</w:t>
      </w:r>
      <w:r w:rsidRPr="00D3718F">
        <w:t xml:space="preserve"> to create a dataset based upon physically accurate defect responses that better resemble experimental data. </w:t>
      </w:r>
      <w:r w:rsidR="000C4B66" w:rsidRPr="00D3718F">
        <w:t>Our</w:t>
      </w:r>
      <w:r w:rsidRPr="00B24B4C">
        <w:t xml:space="preserve"> approach </w:t>
      </w:r>
      <w:r w:rsidR="000C4B66" w:rsidRPr="00B24B4C">
        <w:t xml:space="preserve">uses </w:t>
      </w:r>
      <w:r w:rsidRPr="00B24B4C">
        <w:t xml:space="preserve">a modified </w:t>
      </w:r>
      <w:proofErr w:type="spellStart"/>
      <w:r w:rsidRPr="00B24B4C">
        <w:t>CycleGAN</w:t>
      </w:r>
      <w:proofErr w:type="spellEnd"/>
      <w:r w:rsidRPr="00B24B4C">
        <w:rPr>
          <w:lang w:val="en-GB"/>
        </w:rPr>
        <w:t xml:space="preserve"> architecture</w:t>
      </w:r>
      <w:r w:rsidRPr="00B24B4C">
        <w:t xml:space="preserve"> to learn the mapping from simulated data to experimental data.</w:t>
      </w:r>
      <w:r w:rsidR="00693D75" w:rsidRPr="00B24B4C">
        <w:t xml:space="preserve"> Our modifications help to encourage accurate defect signal reproduction whilst allowing for the addition of experimental noise.</w:t>
      </w:r>
      <w:r w:rsidRPr="00B24B4C">
        <w:t xml:space="preserve"> With this approach, large quantities of highly varied simulated defects can be produced</w:t>
      </w:r>
      <w:r w:rsidR="007C7389" w:rsidRPr="00B24B4C">
        <w:t>,</w:t>
      </w:r>
      <w:r w:rsidRPr="00B24B4C">
        <w:t xml:space="preserve"> and using the GANs</w:t>
      </w:r>
      <w:r w:rsidR="007C7389" w:rsidRPr="00B24B4C">
        <w:t xml:space="preserve"> mapping, </w:t>
      </w:r>
      <w:r w:rsidRPr="00B24B4C">
        <w:t xml:space="preserve">produce large quantities of experimentally representative synthetic data. </w:t>
      </w:r>
      <w:r w:rsidR="00BC3D08" w:rsidRPr="00B24B4C">
        <w:t>T</w:t>
      </w:r>
      <w:r w:rsidRPr="00B24B4C">
        <w:t>he</w:t>
      </w:r>
      <w:r w:rsidR="007529D6">
        <w:t xml:space="preserve"> overall</w:t>
      </w:r>
      <w:r w:rsidRPr="00B24B4C">
        <w:t xml:space="preserve"> goal</w:t>
      </w:r>
      <w:r w:rsidR="007529D6">
        <w:t xml:space="preserve"> of this work is </w:t>
      </w:r>
      <w:r w:rsidRPr="00B24B4C">
        <w:t xml:space="preserve">to </w:t>
      </w:r>
      <w:r w:rsidR="00BC3D08" w:rsidRPr="00B24B4C">
        <w:t xml:space="preserve">identify the best methods for generating synthetic datasets in UT of composites to help </w:t>
      </w:r>
      <w:r w:rsidRPr="00B24B4C">
        <w:t xml:space="preserve">unlock </w:t>
      </w:r>
      <w:r w:rsidR="00BC3D08" w:rsidRPr="00B24B4C">
        <w:t xml:space="preserve">the potential of </w:t>
      </w:r>
      <w:r w:rsidRPr="00B24B4C">
        <w:t>DL in NDT</w:t>
      </w:r>
      <w:r w:rsidR="00BC3D08" w:rsidRPr="00B24B4C">
        <w:t xml:space="preserve"> applications</w:t>
      </w:r>
      <w:r w:rsidRPr="00B24B4C">
        <w:t xml:space="preserve">. </w:t>
      </w:r>
    </w:p>
    <w:p w14:paraId="49F8F150" w14:textId="005BA10E" w:rsidR="003A57A6" w:rsidRPr="00A86984" w:rsidRDefault="003A57A6" w:rsidP="003A57A6">
      <w:pPr>
        <w:pStyle w:val="Heading1"/>
      </w:pPr>
      <w:bookmarkStart w:id="3" w:name="_Toc114152565"/>
      <w:r w:rsidRPr="00A86984">
        <w:t>Methodology and results</w:t>
      </w:r>
      <w:bookmarkEnd w:id="3"/>
    </w:p>
    <w:p w14:paraId="6E4E77E8" w14:textId="1FD34245" w:rsidR="003A57A6" w:rsidRPr="00A86984" w:rsidRDefault="003A57A6" w:rsidP="003A57A6">
      <w:pPr>
        <w:pStyle w:val="Heading2"/>
      </w:pPr>
      <w:bookmarkStart w:id="4" w:name="_Toc114152566"/>
      <w:r w:rsidRPr="00A86984">
        <w:t>Data generation:</w:t>
      </w:r>
      <w:bookmarkEnd w:id="4"/>
    </w:p>
    <w:p w14:paraId="535AE40F" w14:textId="7506ACD6" w:rsidR="003A57A6" w:rsidRPr="00EC5454" w:rsidRDefault="003A57A6" w:rsidP="003A57A6">
      <w:pPr>
        <w:pStyle w:val="Heading3"/>
      </w:pPr>
      <w:bookmarkStart w:id="5" w:name="_Toc114152567"/>
      <w:r w:rsidRPr="00EC5454">
        <w:t>Experimental data collection</w:t>
      </w:r>
      <w:bookmarkEnd w:id="5"/>
    </w:p>
    <w:p w14:paraId="575985F4" w14:textId="00024EED" w:rsidR="00EF1385" w:rsidRPr="00EC5454" w:rsidRDefault="007C4A0D" w:rsidP="00854327">
      <w:r w:rsidRPr="00EC5454">
        <w:t>Three 8</w:t>
      </w:r>
      <w:r w:rsidR="00EF1385" w:rsidRPr="00EC5454">
        <w:t>.6mm thick composite sample</w:t>
      </w:r>
      <w:r w:rsidR="00A21731" w:rsidRPr="00EC5454">
        <w:t>s were</w:t>
      </w:r>
      <w:r w:rsidR="00EF1385" w:rsidRPr="00EC5454">
        <w:t xml:space="preserve"> provided by Spirit AeroSystems</w:t>
      </w:r>
      <w:r w:rsidR="00A21731" w:rsidRPr="00EC5454">
        <w:t xml:space="preserve">. </w:t>
      </w:r>
      <w:r w:rsidR="00407F40" w:rsidRPr="00EC5454">
        <w:t>In one sample,</w:t>
      </w:r>
      <w:r w:rsidR="00EF1385" w:rsidRPr="00EC5454">
        <w:t xml:space="preserve"> 15 Flat-Bottom Holes </w:t>
      </w:r>
      <w:r w:rsidR="00407F40" w:rsidRPr="00EC5454">
        <w:t xml:space="preserve">were </w:t>
      </w:r>
      <w:r w:rsidR="00EF1385" w:rsidRPr="00EC5454">
        <w:t>drilled form the backside</w:t>
      </w:r>
      <w:r w:rsidR="00EF1385" w:rsidRPr="00EC5454" w:rsidDel="00A44189">
        <w:t xml:space="preserve"> </w:t>
      </w:r>
      <w:r w:rsidR="00EF1385" w:rsidRPr="00EC5454">
        <w:t xml:space="preserve">to simulate </w:t>
      </w:r>
      <w:r w:rsidRPr="00EC5454">
        <w:t xml:space="preserve">defects. This will be referred to as the </w:t>
      </w:r>
      <w:r w:rsidR="00C977C7">
        <w:t>test</w:t>
      </w:r>
      <w:r w:rsidRPr="00EC5454">
        <w:t xml:space="preserve"> sample. </w:t>
      </w:r>
      <w:r w:rsidR="00407F40" w:rsidRPr="00EC5454">
        <w:t xml:space="preserve">The defects </w:t>
      </w:r>
      <w:r w:rsidR="00BF667C" w:rsidRPr="00EC5454">
        <w:t xml:space="preserve">were </w:t>
      </w:r>
      <w:r w:rsidR="00A67AFA" w:rsidRPr="00EC5454">
        <w:t>3</w:t>
      </w:r>
      <w:r w:rsidR="004C626D" w:rsidRPr="00EC5454">
        <w:t>.0</w:t>
      </w:r>
      <w:r w:rsidR="00A67AFA" w:rsidRPr="00EC5454">
        <w:t>, 6</w:t>
      </w:r>
      <w:r w:rsidR="004C626D" w:rsidRPr="00EC5454">
        <w:t>.0</w:t>
      </w:r>
      <w:r w:rsidR="00A67AFA" w:rsidRPr="00EC5454">
        <w:t xml:space="preserve"> and 9</w:t>
      </w:r>
      <w:r w:rsidR="004C626D" w:rsidRPr="00EC5454">
        <w:t>.0</w:t>
      </w:r>
      <w:r w:rsidR="00A67AFA" w:rsidRPr="00EC5454">
        <w:t>mm in diameter</w:t>
      </w:r>
      <w:r w:rsidR="00A66575" w:rsidRPr="00EC5454">
        <w:t>,</w:t>
      </w:r>
      <w:r w:rsidR="00A67AFA" w:rsidRPr="00EC5454">
        <w:t xml:space="preserve"> </w:t>
      </w:r>
      <w:r w:rsidR="006F1366" w:rsidRPr="00EC5454">
        <w:t>with</w:t>
      </w:r>
      <w:r w:rsidR="00A67AFA" w:rsidRPr="00EC5454">
        <w:t xml:space="preserve"> each </w:t>
      </w:r>
      <w:r w:rsidR="00420263">
        <w:t xml:space="preserve">individual </w:t>
      </w:r>
      <w:r w:rsidR="006F1366" w:rsidRPr="00EC5454">
        <w:t xml:space="preserve">defect size </w:t>
      </w:r>
      <w:r w:rsidR="00A67AFA" w:rsidRPr="00EC5454">
        <w:t>drilled to</w:t>
      </w:r>
      <w:r w:rsidR="004245F9" w:rsidRPr="00EC5454">
        <w:t xml:space="preserve"> depths of </w:t>
      </w:r>
      <w:r w:rsidR="0042060C">
        <w:t xml:space="preserve">1.5, </w:t>
      </w:r>
      <w:r w:rsidR="00FB0616" w:rsidRPr="00EC5454">
        <w:t>3</w:t>
      </w:r>
      <w:r w:rsidR="00A66575" w:rsidRPr="00EC5454">
        <w:t>.0</w:t>
      </w:r>
      <w:r w:rsidR="00FB0616" w:rsidRPr="00EC5454">
        <w:t xml:space="preserve">, </w:t>
      </w:r>
      <w:r w:rsidR="0042060C">
        <w:t xml:space="preserve">4.5, </w:t>
      </w:r>
      <w:r w:rsidR="00FB0616" w:rsidRPr="00EC5454">
        <w:t>6</w:t>
      </w:r>
      <w:r w:rsidR="00A66575" w:rsidRPr="00EC5454">
        <w:t>.0</w:t>
      </w:r>
      <w:r w:rsidR="00FB0616" w:rsidRPr="00EC5454">
        <w:t>,</w:t>
      </w:r>
      <w:r w:rsidR="0042060C">
        <w:t xml:space="preserve"> 7.5</w:t>
      </w:r>
      <w:r w:rsidR="00FB0616" w:rsidRPr="00EC5454">
        <w:t>mm from the front surface.</w:t>
      </w:r>
      <w:r w:rsidR="00506B19" w:rsidRPr="00EC5454">
        <w:t xml:space="preserve"> In another sample, known as the </w:t>
      </w:r>
      <w:r w:rsidR="00EE7865">
        <w:t>train</w:t>
      </w:r>
      <w:r w:rsidR="00506B19" w:rsidRPr="00EC5454">
        <w:t xml:space="preserve"> sample, 2</w:t>
      </w:r>
      <w:r w:rsidR="00832517">
        <w:t>5</w:t>
      </w:r>
      <w:r w:rsidR="00506B19" w:rsidRPr="00EC5454">
        <w:t xml:space="preserve"> Flat</w:t>
      </w:r>
      <w:r w:rsidR="00EB43B5" w:rsidRPr="00EC5454">
        <w:t xml:space="preserve">-Bottom Holes were drilled at the same depths but with additional </w:t>
      </w:r>
      <w:r w:rsidR="009A25DC" w:rsidRPr="00EC5454">
        <w:t xml:space="preserve">defect </w:t>
      </w:r>
      <w:r w:rsidR="00EB43B5" w:rsidRPr="00EC5454">
        <w:t xml:space="preserve">sizes of </w:t>
      </w:r>
      <w:r w:rsidR="009166F2" w:rsidRPr="00EC5454">
        <w:t>4</w:t>
      </w:r>
      <w:r w:rsidR="00EE7865">
        <w:t>.0</w:t>
      </w:r>
      <w:r w:rsidR="009166F2" w:rsidRPr="00EC5454">
        <w:t xml:space="preserve"> and 7</w:t>
      </w:r>
      <w:r w:rsidR="00EE7865">
        <w:t>.0</w:t>
      </w:r>
      <w:r w:rsidR="009166F2" w:rsidRPr="00EC5454">
        <w:t>mm.</w:t>
      </w:r>
      <w:r w:rsidR="00EF1385" w:rsidRPr="00EC5454">
        <w:t xml:space="preserve"> </w:t>
      </w:r>
      <w:r w:rsidR="001F500C" w:rsidRPr="00EC5454">
        <w:t xml:space="preserve">The other sample, known as the clean sample, was kept defect-free for generating </w:t>
      </w:r>
      <w:r w:rsidR="004E43D4">
        <w:t>defect-free</w:t>
      </w:r>
      <w:r w:rsidR="001F500C" w:rsidRPr="00EC5454">
        <w:t xml:space="preserve"> images. </w:t>
      </w:r>
      <w:r w:rsidR="00EF1385" w:rsidRPr="00EC5454">
        <w:t>Flat-Bottom Holes are commonly used in UT to simulate defects</w:t>
      </w:r>
      <w:r w:rsidR="00C35E98">
        <w:t xml:space="preserve"> </w:t>
      </w:r>
      <w:r w:rsidR="00C35E98">
        <w:fldChar w:fldCharType="begin"/>
      </w:r>
      <w:r w:rsidR="00106C1C">
        <w:instrText xml:space="preserve"> ADDIN ZOTERO_ITEM CSL_CITATION {"citationID":"S1VlxdfV","properties":{"formattedCitation":"[30]","plainCitation":"[30]","noteIndex":0},"citationItems":[{"id":218,"uris":["http://zotero.org/users/8542405/items/2VA3IDFB"],"itemData":{"id":218,"type":"article-journal","abstract":"Nondestructive evaluation (NDE) is a set of techniques used for material inspection and defect detection without causing damage to the inspected component. One of the commonly used nondestructive techniques is called ultrasonic inspection. The acquisition of ultrasonic data was mostly automated in recent years, but the analysis of the collected data is still performed manually. This process is thus very expensive, inconsistent, and prone to human errors. An automated system would signiﬁcantly increase the efﬁciency of analysis, but the methods presented so far fail to generalize well on new cases and are not used in real-life inspection. Many of the similar data analysis problems were recently tackled by deep learning methods. This approach outperforms classical methods but requires lots of training data, which is difﬁcult to obtain in the NDE domain. In this work, we train a deep learning architecture EfﬁcientDet to automatically detect defects from ultrasonic images. We showed how some of the hyperparameters can be tweaked in order to improve the detection of defects with extreme aspect ratios that are common in ultrasonic images. The proposed object detector was trained on the largest dataset of ultrasonic images that was so far seen in the literature. In order to collect the dataset, six steel blocks containing 68 defects were scanned with a phased-array probe. More than 4000 VC-B-scans were acquired and used for training and evaluation of EfﬁcientDet. The proposed model achieved 89.6% of mean average precision (mAP) during ﬁvefold cross validation, which is a signiﬁcant improvement compared to some similar methods that were previously used for this task. A detailed performance overview for each of the folds revealed that EfﬁcientDet-D0 successfully detects all of the defects present in the inspected material.","container-title":"IEEE Transactions on Ultrasonics, Ferroelectrics, and Frequency Control","DOI":"10.1109/TUFFC.2021.3081750","ISSN":"0885-3010, 1525-8955","issue":"10","journalAbbreviation":"IEEE Trans. Ultrason., Ferroelect., Freq. Contr.","language":"en","page":"3126-3134","source":"DOI.org (Crossref)","title":"Automated Defect Detection From Ultrasonic Images Using Deep Learning","volume":"68","author":[{"family":"Medak","given":"Duje"},{"family":"Posilovic","given":"Luka"},{"family":"Subasic","given":"Marko"},{"family":"Budimir","given":"Marko"},{"family":"Loncaric","given":"Sven"}],"issued":{"date-parts":[["2021",10]]}}}],"schema":"https://github.com/citation-style-language/schema/raw/master/csl-citation.json"} </w:instrText>
      </w:r>
      <w:r w:rsidR="00C35E98">
        <w:fldChar w:fldCharType="separate"/>
      </w:r>
      <w:r w:rsidR="00106C1C" w:rsidRPr="00106C1C">
        <w:rPr>
          <w:rFonts w:ascii="Calibri" w:hAnsi="Calibri" w:cs="Calibri"/>
        </w:rPr>
        <w:t>[30]</w:t>
      </w:r>
      <w:r w:rsidR="00C35E98">
        <w:fldChar w:fldCharType="end"/>
      </w:r>
      <w:r w:rsidR="00EF1385" w:rsidRPr="00EC5454">
        <w:t>, in addition to this their consistent geometry makes them simple to simulate. It was important that whatever defects were manufactured could easily</w:t>
      </w:r>
      <w:r w:rsidR="009A17EE" w:rsidRPr="00EC5454">
        <w:t xml:space="preserve"> be</w:t>
      </w:r>
      <w:r w:rsidR="00EF1385" w:rsidRPr="00EC5454">
        <w:t xml:space="preserve"> simulated so that we had the most direct </w:t>
      </w:r>
      <w:r w:rsidR="009A17EE" w:rsidRPr="00EC5454">
        <w:t xml:space="preserve">comparison between </w:t>
      </w:r>
      <w:r w:rsidR="00904EB0" w:rsidRPr="00EC5454">
        <w:t>simulated and real data</w:t>
      </w:r>
      <w:r w:rsidR="00EF1385" w:rsidRPr="00EC5454">
        <w:t>, as we were solely looking at the ability of simulated data to train for experimental classification and not the differences between real defects and manufactured defects. The composite</w:t>
      </w:r>
      <w:r w:rsidR="004C0E84">
        <w:t xml:space="preserve"> samples </w:t>
      </w:r>
      <w:r w:rsidR="00904EB0" w:rsidRPr="00EC5454">
        <w:t xml:space="preserve">were </w:t>
      </w:r>
      <w:r w:rsidR="004C0E84">
        <w:t xml:space="preserve">all </w:t>
      </w:r>
      <w:r w:rsidR="00EF1385" w:rsidRPr="00EC5454">
        <w:t xml:space="preserve">manufactured to the BAPS 260 specification using a Resin Transfer Infusion Process, made using non-crimp fabric and </w:t>
      </w:r>
      <w:proofErr w:type="spellStart"/>
      <w:r w:rsidR="00EF1385" w:rsidRPr="00EC5454">
        <w:t>Cycom</w:t>
      </w:r>
      <w:proofErr w:type="spellEnd"/>
      <w:r w:rsidR="00EF1385" w:rsidRPr="00EC5454">
        <w:t xml:space="preserve"> 890 resin. The ultrasonic data was collected by linear phased array scanning using a 64-element 5MHz ultrasonic roller probe, with 100V and gain of </w:t>
      </w:r>
      <w:r w:rsidR="001D0E50">
        <w:t>22.5</w:t>
      </w:r>
      <w:r w:rsidR="00EF1385" w:rsidRPr="00EC5454">
        <w:t>dB, which was robotically controlled by a KUKA KR 90 (</w:t>
      </w:r>
      <w:r w:rsidR="00A175EB" w:rsidRPr="00EC5454">
        <w:fldChar w:fldCharType="begin"/>
      </w:r>
      <w:r w:rsidR="00A175EB" w:rsidRPr="00EC5454">
        <w:instrText xml:space="preserve"> REF _Ref114916423 \h </w:instrText>
      </w:r>
      <w:r w:rsidR="00EC5454">
        <w:instrText xml:space="preserve"> \* MERGEFORMAT </w:instrText>
      </w:r>
      <w:r w:rsidR="00A175EB" w:rsidRPr="00EC5454">
        <w:fldChar w:fldCharType="separate"/>
      </w:r>
      <w:r w:rsidR="00D424A8">
        <w:t xml:space="preserve">Figure </w:t>
      </w:r>
      <w:r w:rsidR="00D424A8">
        <w:rPr>
          <w:noProof/>
        </w:rPr>
        <w:t>2</w:t>
      </w:r>
      <w:r w:rsidR="00A175EB" w:rsidRPr="00EC5454">
        <w:fldChar w:fldCharType="end"/>
      </w:r>
      <w:r w:rsidR="00EF1385" w:rsidRPr="00EC5454">
        <w:t xml:space="preserve">). The robotically controlled scanning allowed for the concatenation of B-scans to produce C scan images. </w:t>
      </w:r>
      <w:r w:rsidR="002A4C5A">
        <w:t>T</w:t>
      </w:r>
      <w:r w:rsidR="002A4C5A" w:rsidRPr="00EC5454">
        <w:t xml:space="preserve">o ensure the </w:t>
      </w:r>
      <w:r w:rsidR="002A4C5A">
        <w:t xml:space="preserve">acoustic </w:t>
      </w:r>
      <w:r w:rsidR="002A4C5A" w:rsidRPr="00EC5454">
        <w:t xml:space="preserve">wave energy was consistently transferred into the </w:t>
      </w:r>
      <w:r w:rsidR="002A4C5A">
        <w:t>sample</w:t>
      </w:r>
      <w:r w:rsidR="002A4C5A" w:rsidRPr="00EC5454">
        <w:t xml:space="preserve"> at different scanning positions,</w:t>
      </w:r>
      <w:r w:rsidR="002A4C5A">
        <w:t xml:space="preserve"> a</w:t>
      </w:r>
      <w:r w:rsidR="002A4C5A" w:rsidRPr="00EC5454">
        <w:t xml:space="preserve"> Force-Torque sensor was used to maintain </w:t>
      </w:r>
      <w:r w:rsidR="002A4C5A">
        <w:t xml:space="preserve">a </w:t>
      </w:r>
      <w:r w:rsidR="002A4C5A" w:rsidRPr="00EC5454">
        <w:t>constant 35N scanning pressure</w:t>
      </w:r>
      <w:r w:rsidR="001F0B6B">
        <w:t>,</w:t>
      </w:r>
      <w:r w:rsidR="002A4C5A" w:rsidRPr="00EC5454">
        <w:t xml:space="preserve"> and water was used as an acoustic </w:t>
      </w:r>
      <w:proofErr w:type="spellStart"/>
      <w:r w:rsidR="002A4C5A" w:rsidRPr="00EC5454">
        <w:t>couplant</w:t>
      </w:r>
      <w:proofErr w:type="spellEnd"/>
      <w:r w:rsidR="002A4C5A" w:rsidRPr="00EC5454">
        <w:t xml:space="preserve"> </w:t>
      </w:r>
      <w:r w:rsidR="002A4C5A">
        <w:t xml:space="preserve">due to </w:t>
      </w:r>
      <w:r w:rsidR="002A4C5A" w:rsidRPr="00EC5454">
        <w:t>it</w:t>
      </w:r>
      <w:r w:rsidR="002A4C5A">
        <w:t>s closely matched</w:t>
      </w:r>
      <w:r w:rsidR="002A4C5A" w:rsidRPr="00EC5454">
        <w:t xml:space="preserve"> acoustic properties to the rubber of the roller probe </w:t>
      </w:r>
      <w:proofErr w:type="spellStart"/>
      <w:r w:rsidR="002A4C5A">
        <w:t>tyre</w:t>
      </w:r>
      <w:proofErr w:type="spellEnd"/>
      <w:r w:rsidR="001F0B6B">
        <w:t xml:space="preserve">. </w:t>
      </w:r>
      <w:r w:rsidR="002A4C5A" w:rsidRPr="00EC5454">
        <w:t xml:space="preserve">This is a similar acquisition setup to what </w:t>
      </w:r>
      <w:r w:rsidR="00854327">
        <w:t xml:space="preserve">is used in industry and has been used to collect data on large composite aerospace components </w:t>
      </w:r>
      <w:r w:rsidR="001C0112">
        <w:fldChar w:fldCharType="begin"/>
      </w:r>
      <w:r w:rsidR="00106C1C">
        <w:instrText xml:space="preserve"> ADDIN ZOTERO_ITEM CSL_CITATION {"citationID":"aXJ0Vb3P","properties":{"formattedCitation":"[31]","plainCitation":"[31]","noteIndex":0},"citationItems":[{"id":782,"uris":["http://zotero.org/users/8542405/items/DJP79MHK"],"itemData":{"id":782,"type":"article-journal","container-title":"AIP Conference Proceedings","DOI":"10.1063/1.4974567","ISSN":"0094-243X","issue":"1","note":"publisher: American Institute of Physics","page":"020026","source":"aip.scitation.org (Atypon)","title":"Flexible integration of robotics, ultrasonics and metrology for the inspection of aerospace components","volume":"1806","author":[{"family":"Mineo","given":"Carmelo"},{"family":"MacLeod","given":"Charles"},{"family":"Morozov","given":"Maxim"},{"family":"Pierce","given":"S. Gareth"},{"family":"Summan","given":"Rahul"},{"family":"Rodden","given":"Tony"},{"family":"Kahani","given":"Danial"},{"family":"Powell","given":"Jonathan"},{"family":"McCubbin","given":"Paul"},{"family":"McCubbin","given":"Coreen"},{"family":"Munro","given":"Gavin"},{"family":"Paton","given":"Scott"},{"family":"Watson","given":"David"}],"issued":{"date-parts":[["2017",2,16]]}}}],"schema":"https://github.com/citation-style-language/schema/raw/master/csl-citation.json"} </w:instrText>
      </w:r>
      <w:r w:rsidR="001C0112">
        <w:fldChar w:fldCharType="separate"/>
      </w:r>
      <w:r w:rsidR="00106C1C" w:rsidRPr="00106C1C">
        <w:rPr>
          <w:rFonts w:ascii="Calibri" w:hAnsi="Calibri" w:cs="Calibri"/>
        </w:rPr>
        <w:t>[31]</w:t>
      </w:r>
      <w:r w:rsidR="001C0112">
        <w:fldChar w:fldCharType="end"/>
      </w:r>
      <w:r w:rsidR="002A4C5A" w:rsidRPr="00EC5454">
        <w:t xml:space="preserve">.  </w:t>
      </w:r>
    </w:p>
    <w:p w14:paraId="2074B9C2" w14:textId="6A78DDBF" w:rsidR="00EF1385" w:rsidRDefault="00EF1385" w:rsidP="00EF1385">
      <w:pP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ED0690" w14:paraId="2FA2250E" w14:textId="77777777" w:rsidTr="00ED0690">
        <w:tc>
          <w:tcPr>
            <w:tcW w:w="10110" w:type="dxa"/>
          </w:tcPr>
          <w:p w14:paraId="7B921E52" w14:textId="36877802" w:rsidR="00ED0690" w:rsidRDefault="00ED0690" w:rsidP="00ED0690">
            <w:pPr>
              <w:keepNext/>
              <w:jc w:val="center"/>
              <w:rPr>
                <w:i/>
                <w:iCs/>
              </w:rPr>
            </w:pPr>
            <w:r w:rsidRPr="00A21731">
              <w:rPr>
                <w:i/>
                <w:iCs/>
                <w:noProof/>
              </w:rPr>
              <w:lastRenderedPageBreak/>
              <w:drawing>
                <wp:inline distT="0" distB="0" distL="0" distR="0" wp14:anchorId="0613A4B8" wp14:editId="14089154">
                  <wp:extent cx="4598703" cy="3038475"/>
                  <wp:effectExtent l="0" t="0" r="0" b="0"/>
                  <wp:docPr id="201" name="Picture 201" descr="A picture containing indoor,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picture containing indoor, equipmen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935" r="5572"/>
                          <a:stretch/>
                        </pic:blipFill>
                        <pic:spPr bwMode="auto">
                          <a:xfrm>
                            <a:off x="0" y="0"/>
                            <a:ext cx="4659511" cy="30786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7C81A1" w14:textId="729B44D3" w:rsidR="00EF1385" w:rsidRPr="00A21731" w:rsidDel="00B468E1" w:rsidRDefault="00ED0690" w:rsidP="00F2418E">
      <w:pPr>
        <w:pStyle w:val="Caption"/>
        <w:rPr>
          <w:del w:id="6" w:author="Shaun McKnight" w:date="2022-08-31T14:24:00Z"/>
          <w:i w:val="0"/>
          <w:iCs w:val="0"/>
        </w:rPr>
      </w:pPr>
      <w:bookmarkStart w:id="7" w:name="_Ref114916423"/>
      <w:r>
        <w:t xml:space="preserve">Figure </w:t>
      </w:r>
      <w:r w:rsidR="00000000">
        <w:rPr>
          <w:i w:val="0"/>
          <w:iCs w:val="0"/>
        </w:rPr>
        <w:fldChar w:fldCharType="begin"/>
      </w:r>
      <w:r w:rsidR="00000000">
        <w:rPr>
          <w:i w:val="0"/>
          <w:iCs w:val="0"/>
        </w:rPr>
        <w:instrText xml:space="preserve"> SEQ Figure \* ARABIC </w:instrText>
      </w:r>
      <w:r w:rsidR="00000000">
        <w:rPr>
          <w:i w:val="0"/>
          <w:iCs w:val="0"/>
        </w:rPr>
        <w:fldChar w:fldCharType="separate"/>
      </w:r>
      <w:r w:rsidR="00583A08">
        <w:rPr>
          <w:noProof/>
        </w:rPr>
        <w:t>2</w:t>
      </w:r>
      <w:r w:rsidR="00000000">
        <w:rPr>
          <w:i w:val="0"/>
          <w:iCs w:val="0"/>
          <w:noProof/>
          <w:color w:val="auto"/>
          <w:sz w:val="22"/>
          <w:szCs w:val="22"/>
        </w:rPr>
        <w:fldChar w:fldCharType="end"/>
      </w:r>
      <w:bookmarkEnd w:id="7"/>
      <w:r>
        <w:t>:</w:t>
      </w:r>
      <w:r w:rsidRPr="00ED0690">
        <w:t xml:space="preserve"> Experimental setup of KUKA KR90 and ultrasonic roller probe used</w:t>
      </w:r>
      <w:r w:rsidR="00A175EB">
        <w:t xml:space="preserve"> for experimental data acquisition.</w:t>
      </w:r>
    </w:p>
    <w:p w14:paraId="690E5D92" w14:textId="77777777" w:rsidR="00C2098F" w:rsidRPr="00C2098F" w:rsidRDefault="00C2098F" w:rsidP="00C2098F"/>
    <w:p w14:paraId="60EBF920" w14:textId="77777777" w:rsidR="003A57A6" w:rsidRDefault="003A57A6" w:rsidP="003A57A6">
      <w:pPr>
        <w:pStyle w:val="Heading3"/>
      </w:pPr>
      <w:bookmarkStart w:id="8" w:name="_Toc114152568"/>
      <w:r w:rsidRPr="00A86984">
        <w:t>CIVA/simulated data collection</w:t>
      </w:r>
      <w:bookmarkEnd w:id="8"/>
    </w:p>
    <w:p w14:paraId="6E944154" w14:textId="1754E7E8" w:rsidR="00EF1385" w:rsidRPr="00A21731" w:rsidRDefault="00EF1385" w:rsidP="00EF1385">
      <w:pPr>
        <w:rPr>
          <w:i/>
          <w:iCs/>
        </w:rPr>
      </w:pPr>
      <w:r w:rsidRPr="00A61FBC">
        <w:t xml:space="preserve">A simulated dataset of the experimental </w:t>
      </w:r>
      <w:r w:rsidR="00EB79E6" w:rsidRPr="00A61FBC">
        <w:t xml:space="preserve">test </w:t>
      </w:r>
      <w:r w:rsidRPr="00A61FBC">
        <w:t xml:space="preserve">sample previously discussed was constructed using a semi-analytical physics-based commercial NDT simulation software. As the software is semi-analytical it allowed for simulations to be completed with much less computational cost than common Finite Element Analysis </w:t>
      </w:r>
      <w:r w:rsidR="00024C97" w:rsidRPr="00A61FBC">
        <w:t xml:space="preserve">(FEA) </w:t>
      </w:r>
      <w:r w:rsidRPr="00A61FBC">
        <w:t xml:space="preserve">methods. </w:t>
      </w:r>
      <w:r w:rsidR="00426FCA" w:rsidRPr="00A61FBC">
        <w:t xml:space="preserve">As the focus of this work is the opportunity to produce large </w:t>
      </w:r>
      <w:r w:rsidR="00E41981" w:rsidRPr="00A61FBC">
        <w:t xml:space="preserve">datasets for UT, this is a significant benefit </w:t>
      </w:r>
      <w:r w:rsidR="002205D5">
        <w:t>of</w:t>
      </w:r>
      <w:r w:rsidR="007D71AC" w:rsidRPr="00A61FBC">
        <w:t xml:space="preserve"> a semi-analytical </w:t>
      </w:r>
      <w:r w:rsidR="00593BE2" w:rsidRPr="00A61FBC">
        <w:t>software and</w:t>
      </w:r>
      <w:r w:rsidR="00024C97" w:rsidRPr="00A61FBC">
        <w:t xml:space="preserve"> makes the application </w:t>
      </w:r>
      <w:r w:rsidR="00593BE2" w:rsidRPr="00A61FBC">
        <w:t>of complex FEA simulations untenable</w:t>
      </w:r>
      <w:r w:rsidR="007D71AC" w:rsidRPr="00A61FBC">
        <w:t xml:space="preserve">. However, it is important that the software whilst being </w:t>
      </w:r>
      <w:r w:rsidR="00BF5A9C" w:rsidRPr="00A61FBC">
        <w:t xml:space="preserve">efficient can also produce realistic simulation responses. The simulation software </w:t>
      </w:r>
      <w:r w:rsidR="006B0AB6" w:rsidRPr="00A61FBC">
        <w:t>which is widely used for commercial UT simulation work</w:t>
      </w:r>
      <w:r w:rsidR="00395881" w:rsidRPr="00A61FBC">
        <w:t xml:space="preserve"> is physics-based and</w:t>
      </w:r>
      <w:r w:rsidR="006B0AB6" w:rsidRPr="00A61FBC">
        <w:t xml:space="preserve"> has been experimentally validated for UT</w:t>
      </w:r>
      <w:r w:rsidR="00810A7A" w:rsidRPr="00A61FBC">
        <w:t xml:space="preserve"> </w:t>
      </w:r>
      <w:r w:rsidR="00810A7A" w:rsidRPr="00A61FBC">
        <w:fldChar w:fldCharType="begin"/>
      </w:r>
      <w:r w:rsidR="00106C1C" w:rsidRPr="00A61FBC">
        <w:instrText xml:space="preserve"> ADDIN ZOTERO_ITEM CSL_CITATION {"citationID":"LsGoWOkr","properties":{"formattedCitation":"[22], [23]","plainCitation":"[22], [23]","noteIndex":0},"citationItems":[{"id":539,"uris":["http://zotero.org/users/8542405/items/XP7S2E92"],"itemData":{"id":539,"type":"article-journal","abstract":"Ultrasonic simulation tools have been gathered in the Civa software developed at CEA in order to conceive, optimize and predict the performances of various inspection techniques. Those models are based on semi analytical kernels and numerical integration, so that realistic 3D and time transient configurations may be dealt with. Specific emphasis is made to optimize time computation, so that these models can be used for parametric studies in spite of potentially complex configurations. Civa simulation tools include beam propagation and defect scattering models, thus the whole inspection performances may be predicted for a wide range of applications. In addition to existing skills in terms of probes and specimens, recent developments have been achieved so that realistic flaws can be taken into account. Application cases studied in this paper consider realistic ultrasonic inspections in the framework of collaboration with IRSN. These cases include acquisitions made on several mock-ups containing calibration reflectors (Side Drilled Holes, Flat Bottomed Holes) or artificial complex shaped defects (planar defects with CAD defined contours or multi facetted flaws). Experimental results are then discussed and compared to the predictions obtained with Civa in such configurations. The comparison between Civa simulations and experimental results for both calibration flaws and complex shaped defects shows a good agreement in the range of approximations of the simulation models.","source":"ResearchGate","title":"EXPERIMENTAL VALIDATION OF CIVA ULTRASONIC SIMULATIONS","author":[{"family":"Lonne","given":"Sébastien"},{"family":"Mahaut","given":"S."},{"family":"Cattiaux","given":"G."}],"issued":{"date-parts":[["2006",1,1]]}}},{"id":786,"uris":["http://zotero.org/users/8542405/items/462AD8AJ"],"itemData":{"id":786,"type":"article-journal","language":"en","page":"20","source":"Zotero","title":"VALIDATION OF AN ULTRASONIC CHARACTERIZATION TECHNIQUE FOR ANISOTROPIC MATERIALS: COMPARISON OF EXPERIMENTS WITH BEAM PROPAGATION MODELLING","author":[{"family":"Darmon","given":"Michel"},{"family":"Clausse","given":"Bastien"},{"family":"Mascaro","given":"Benoit"},{"family":"Elbaz","given":"Déborah"},{"family":"Leymarie","given":"Nicolas"},{"family":"Guy","given":"Philippe"},{"family":"Bannouf","given":"Souad"},{"family":"Chatillon","given":"Sylvain"}]}}],"schema":"https://github.com/citation-style-language/schema/raw/master/csl-citation.json"} </w:instrText>
      </w:r>
      <w:r w:rsidR="00810A7A" w:rsidRPr="00A61FBC">
        <w:fldChar w:fldCharType="separate"/>
      </w:r>
      <w:r w:rsidR="00106C1C" w:rsidRPr="00A61FBC">
        <w:rPr>
          <w:rFonts w:ascii="Calibri" w:hAnsi="Calibri" w:cs="Calibri"/>
        </w:rPr>
        <w:t>[22], [23]</w:t>
      </w:r>
      <w:r w:rsidR="00810A7A" w:rsidRPr="00A61FBC">
        <w:fldChar w:fldCharType="end"/>
      </w:r>
      <w:r w:rsidR="00810A7A" w:rsidRPr="00A61FBC">
        <w:rPr>
          <w:rStyle w:val="CommentReference"/>
        </w:rPr>
        <w:t>.</w:t>
      </w:r>
      <w:r w:rsidR="006B0AB6" w:rsidRPr="00A61FBC">
        <w:t xml:space="preserve"> </w:t>
      </w:r>
      <w:r w:rsidR="005508B4" w:rsidRPr="00A61FBC">
        <w:t xml:space="preserve">Therefore, we could be confident that the wave propagation was accurate and was effective at modeling complex defect </w:t>
      </w:r>
      <w:r w:rsidR="001D21A4" w:rsidRPr="00A61FBC">
        <w:t>responses. In</w:t>
      </w:r>
      <w:r w:rsidR="00DD0040" w:rsidRPr="00A61FBC">
        <w:t xml:space="preserve"> addition, the simulated defect dimensions and positions were controlled, allowing us to duplicate the exact experimental setup. This also allow</w:t>
      </w:r>
      <w:r w:rsidR="00E65AFC" w:rsidRPr="00A61FBC">
        <w:t>s</w:t>
      </w:r>
      <w:r w:rsidR="00DD0040" w:rsidRPr="00A61FBC">
        <w:t xml:space="preserve"> for efficient, complete annotations of the dataset to be generated </w:t>
      </w:r>
      <w:r w:rsidR="00FA0C94" w:rsidRPr="00A61FBC">
        <w:t>at the point of simulation</w:t>
      </w:r>
      <w:r w:rsidR="00DD0040" w:rsidRPr="00A61FBC">
        <w:t xml:space="preserve">, which opens further opportunities </w:t>
      </w:r>
      <w:r w:rsidR="00FA0C94" w:rsidRPr="00A61FBC">
        <w:t xml:space="preserve">beyond classification, such </w:t>
      </w:r>
      <w:r w:rsidR="001D21A4" w:rsidRPr="00A61FBC">
        <w:t>as segmentation</w:t>
      </w:r>
      <w:r w:rsidR="00DD0040" w:rsidRPr="00A61FBC">
        <w:t xml:space="preserve"> etc.</w:t>
      </w:r>
      <w:r w:rsidR="002205D5">
        <w:t xml:space="preserve"> </w:t>
      </w:r>
      <w:r w:rsidR="007E2695" w:rsidRPr="00A61FBC">
        <w:t xml:space="preserve">A downside of using a semi-analytical software and not </w:t>
      </w:r>
      <w:r w:rsidR="00024C97" w:rsidRPr="00A61FBC">
        <w:t>FEA</w:t>
      </w:r>
      <w:r w:rsidR="00593BE2" w:rsidRPr="00A61FBC">
        <w:t xml:space="preserve"> is that</w:t>
      </w:r>
      <w:r w:rsidR="00E07A89" w:rsidRPr="00A61FBC">
        <w:t xml:space="preserve"> the software is</w:t>
      </w:r>
      <w:r w:rsidRPr="00A61FBC">
        <w:t xml:space="preserve"> unable to model each distinct composite layer</w:t>
      </w:r>
      <w:r w:rsidR="00FE7F2D">
        <w:t xml:space="preserve"> response</w:t>
      </w:r>
      <w:r w:rsidRPr="00A61FBC">
        <w:t xml:space="preserve">. </w:t>
      </w:r>
      <w:r w:rsidR="00302163" w:rsidRPr="00A61FBC">
        <w:t xml:space="preserve">This is a significant downside and likely explains </w:t>
      </w:r>
      <w:r w:rsidR="00E07614" w:rsidRPr="00A61FBC">
        <w:t>the</w:t>
      </w:r>
      <w:r w:rsidR="00302163" w:rsidRPr="00A61FBC">
        <w:t xml:space="preserve"> significant</w:t>
      </w:r>
      <w:r w:rsidR="00E07614" w:rsidRPr="00A61FBC">
        <w:t xml:space="preserve"> difference between experimental and simulated data. </w:t>
      </w:r>
      <w:r w:rsidRPr="00A61FBC">
        <w:t>For</w:t>
      </w:r>
      <w:r w:rsidR="00B56819" w:rsidRPr="00A61FBC">
        <w:t xml:space="preserve"> our</w:t>
      </w:r>
      <w:r w:rsidRPr="00A61FBC">
        <w:t xml:space="preserve"> model creation the individual layers were </w:t>
      </w:r>
      <w:r w:rsidR="00B56819" w:rsidRPr="00A61FBC">
        <w:t xml:space="preserve">still </w:t>
      </w:r>
      <w:r w:rsidRPr="00A61FBC">
        <w:t xml:space="preserve">constructed </w:t>
      </w:r>
      <w:r w:rsidR="00B56819" w:rsidRPr="00A61FBC">
        <w:t xml:space="preserve">but </w:t>
      </w:r>
      <w:r w:rsidRPr="00A61FBC">
        <w:t>were</w:t>
      </w:r>
      <w:r w:rsidR="00B56819" w:rsidRPr="00A61FBC">
        <w:t xml:space="preserve"> only</w:t>
      </w:r>
      <w:r w:rsidRPr="00A61FBC">
        <w:t xml:space="preserve"> used to give the bulk material properties. The model was constructed to match the experimental sample as closely as possible with </w:t>
      </w:r>
      <w:proofErr w:type="gramStart"/>
      <w:r w:rsidRPr="00A61FBC">
        <w:t>0, 45, -45, and 90 degree</w:t>
      </w:r>
      <w:proofErr w:type="gramEnd"/>
      <w:r w:rsidRPr="00A61FBC">
        <w:t xml:space="preserve"> alternating ply layers. The fiber volume was also </w:t>
      </w:r>
      <w:r w:rsidR="00861A91" w:rsidRPr="00A61FBC">
        <w:t xml:space="preserve">set to </w:t>
      </w:r>
      <w:commentRangeStart w:id="9"/>
      <w:r w:rsidR="00861A91" w:rsidRPr="00A61FBC">
        <w:t>X</w:t>
      </w:r>
      <w:commentRangeEnd w:id="9"/>
      <w:r w:rsidR="00861A91" w:rsidRPr="00A61FBC">
        <w:rPr>
          <w:rStyle w:val="CommentReference"/>
        </w:rPr>
        <w:commentReference w:id="9"/>
      </w:r>
      <w:r w:rsidR="00861A91" w:rsidRPr="00A61FBC">
        <w:t xml:space="preserve"> </w:t>
      </w:r>
      <w:r w:rsidRPr="00A61FBC">
        <w:t xml:space="preserve">to </w:t>
      </w:r>
      <w:r w:rsidR="00FC30DB" w:rsidRPr="00A61FBC">
        <w:t xml:space="preserve">give </w:t>
      </w:r>
      <w:r w:rsidRPr="00A61FBC">
        <w:t xml:space="preserve">the density which </w:t>
      </w:r>
      <w:r w:rsidR="00FC30DB" w:rsidRPr="00A61FBC">
        <w:t xml:space="preserve">best </w:t>
      </w:r>
      <w:r w:rsidRPr="00A61FBC">
        <w:t>matched the experimental sample value of 1440kg/m</w:t>
      </w:r>
      <w:r w:rsidRPr="00A61FBC">
        <w:rPr>
          <w:vertAlign w:val="superscript"/>
        </w:rPr>
        <w:t>3</w:t>
      </w:r>
      <w:r w:rsidRPr="00A61FBC">
        <w:t xml:space="preserve">. </w:t>
      </w:r>
      <w:r w:rsidR="009B5F50" w:rsidRPr="00A61FBC">
        <w:t>A parametric</w:t>
      </w:r>
      <w:r w:rsidR="00A9512F" w:rsidRPr="00A61FBC">
        <w:t xml:space="preserve"> study</w:t>
      </w:r>
      <w:r w:rsidR="009B5F50" w:rsidRPr="00A61FBC">
        <w:t xml:space="preserve"> </w:t>
      </w:r>
      <w:r w:rsidRPr="00A61FBC">
        <w:t xml:space="preserve">simulation </w:t>
      </w:r>
      <w:r w:rsidR="00A9512F" w:rsidRPr="00A61FBC">
        <w:t xml:space="preserve">was setup which </w:t>
      </w:r>
      <w:r w:rsidRPr="00A61FBC">
        <w:t xml:space="preserve">used the composite bulk properties previously </w:t>
      </w:r>
      <w:r w:rsidR="00A61FBC" w:rsidRPr="00A61FBC">
        <w:t>calculated and</w:t>
      </w:r>
      <w:r w:rsidRPr="00A61FBC">
        <w:t xml:space="preserve"> </w:t>
      </w:r>
      <w:r w:rsidR="003E457C" w:rsidRPr="00A61FBC">
        <w:t>varied the diameter and depth of defects</w:t>
      </w:r>
      <w:r w:rsidR="00A9512F" w:rsidRPr="00A61FBC">
        <w:t xml:space="preserve">. </w:t>
      </w:r>
      <w:r w:rsidR="00A15B94" w:rsidRPr="00A61FBC">
        <w:t xml:space="preserve">The study matched the experimental setup with </w:t>
      </w:r>
      <w:r w:rsidR="002A083A" w:rsidRPr="00A61FBC">
        <w:t>3</w:t>
      </w:r>
      <w:r w:rsidR="00A61FBC" w:rsidRPr="00A61FBC">
        <w:t>.0</w:t>
      </w:r>
      <w:r w:rsidR="002A083A" w:rsidRPr="00A61FBC">
        <w:t>, 6</w:t>
      </w:r>
      <w:r w:rsidR="00A61FBC" w:rsidRPr="00A61FBC">
        <w:t>.0</w:t>
      </w:r>
      <w:r w:rsidR="002A083A" w:rsidRPr="00A61FBC">
        <w:t xml:space="preserve"> and 9</w:t>
      </w:r>
      <w:r w:rsidR="00A61FBC" w:rsidRPr="00A61FBC">
        <w:t>.0</w:t>
      </w:r>
      <w:r w:rsidR="002A083A" w:rsidRPr="00A61FBC">
        <w:t xml:space="preserve">mm defects at depths of 1.5, 3.0, 4.5, </w:t>
      </w:r>
      <w:r w:rsidR="008B57C7" w:rsidRPr="00A61FBC">
        <w:t>6.0, and 7.5mm</w:t>
      </w:r>
      <w:r w:rsidR="00A61FBC" w:rsidRPr="00A61FBC">
        <w:t xml:space="preserve"> from the surface.</w:t>
      </w:r>
      <w:r w:rsidR="008B57C7">
        <w:rPr>
          <w:i/>
          <w:iCs/>
        </w:rPr>
        <w:t xml:space="preserve"> </w:t>
      </w:r>
    </w:p>
    <w:p w14:paraId="248D38D9" w14:textId="6B15446A" w:rsidR="00AF0E7C" w:rsidRDefault="004A500A" w:rsidP="00AF0E7C">
      <w:pPr>
        <w:pStyle w:val="Heading3"/>
        <w:numPr>
          <w:ilvl w:val="2"/>
          <w:numId w:val="16"/>
        </w:numPr>
      </w:pPr>
      <w:bookmarkStart w:id="10" w:name="_Toc114152569"/>
      <w:r>
        <w:t>Signal processing and i</w:t>
      </w:r>
      <w:r w:rsidR="00AF0E7C">
        <w:t>mage</w:t>
      </w:r>
      <w:r w:rsidR="00CF7D78">
        <w:t xml:space="preserve"> dataset</w:t>
      </w:r>
      <w:r w:rsidR="00AF0E7C">
        <w:t xml:space="preserve"> generation</w:t>
      </w:r>
      <w:bookmarkEnd w:id="10"/>
    </w:p>
    <w:p w14:paraId="02B4BBFC" w14:textId="0F972701" w:rsidR="00B82D90" w:rsidRPr="00345068" w:rsidRDefault="00B82D90" w:rsidP="006E63E5">
      <w:r w:rsidRPr="00345068">
        <w:t xml:space="preserve">The image resolution was physically limited </w:t>
      </w:r>
      <w:r w:rsidR="00726654" w:rsidRPr="00345068">
        <w:t>by</w:t>
      </w:r>
      <w:r w:rsidR="00B27A85" w:rsidRPr="00345068">
        <w:t xml:space="preserve"> the number of array elements to</w:t>
      </w:r>
      <w:r w:rsidRPr="00345068">
        <w:t xml:space="preserve"> 64 pixels</w:t>
      </w:r>
      <w:r w:rsidR="00B27A85" w:rsidRPr="00345068">
        <w:t xml:space="preserve"> in the array dimension</w:t>
      </w:r>
      <w:r w:rsidRPr="00345068">
        <w:t xml:space="preserve">, the second dimension was matched to this by selecting the corresponding 64 B-scans to produce square images. The distance was 0.8mm between elements and the robotic scanning was controlled to give 0.8mm B-scan offset so that the images produce square pixels, which kept the dimensions consistent between the physical component and the ultrasonic data. Since ultrasound values are just </w:t>
      </w:r>
      <w:r w:rsidR="00345068" w:rsidRPr="00345068">
        <w:t xml:space="preserve">amplitude </w:t>
      </w:r>
      <w:r w:rsidRPr="00345068">
        <w:t>levels of voltage response, the images were kept in grayscale as any colors did not have any physical significance.</w:t>
      </w:r>
    </w:p>
    <w:p w14:paraId="0EF3F1B8" w14:textId="4893E142" w:rsidR="00EC6FB7" w:rsidRDefault="006E63E5" w:rsidP="006E63E5">
      <w:r>
        <w:t xml:space="preserve">Both the experimental and simulated data collected </w:t>
      </w:r>
      <w:r w:rsidR="00C82A67">
        <w:t>were</w:t>
      </w:r>
      <w:r>
        <w:t xml:space="preserve"> in the form of </w:t>
      </w:r>
      <w:r w:rsidR="0057726C">
        <w:t xml:space="preserve">radio frequency time traces. </w:t>
      </w:r>
      <w:r w:rsidR="00723E1B">
        <w:t xml:space="preserve">Signal processing steps were taken to create </w:t>
      </w:r>
      <w:r w:rsidR="00A124A3">
        <w:t xml:space="preserve">amplitude </w:t>
      </w:r>
      <w:r w:rsidR="006F6E4A">
        <w:t xml:space="preserve">C scan images from the two sources of data. </w:t>
      </w:r>
      <w:r w:rsidR="00511880">
        <w:t>Firstly,</w:t>
      </w:r>
      <w:r w:rsidR="00CF72C1">
        <w:t xml:space="preserve"> the time traces were zero centered and had a Hilbert transf</w:t>
      </w:r>
      <w:r w:rsidR="001C2FE2">
        <w:t>orm</w:t>
      </w:r>
      <w:r w:rsidR="00CF72C1">
        <w:t xml:space="preserve"> applied. </w:t>
      </w:r>
      <w:r w:rsidR="00BC7140">
        <w:t xml:space="preserve">This </w:t>
      </w:r>
      <w:r w:rsidR="00B732EC">
        <w:t xml:space="preserve">is </w:t>
      </w:r>
      <w:r w:rsidR="003F55F6">
        <w:t>standard</w:t>
      </w:r>
      <w:r w:rsidR="00BC7140">
        <w:t xml:space="preserve"> signal processing for image </w:t>
      </w:r>
      <w:r w:rsidR="00BC7140">
        <w:lastRenderedPageBreak/>
        <w:t xml:space="preserve">generation of time series </w:t>
      </w:r>
      <w:r w:rsidR="00827D5D">
        <w:t>ultrasonic data. The</w:t>
      </w:r>
      <w:r w:rsidR="008B03FE">
        <w:t xml:space="preserve"> experimental and </w:t>
      </w:r>
      <w:r w:rsidR="00BD60AA">
        <w:t>simulated</w:t>
      </w:r>
      <w:r w:rsidR="008B03FE">
        <w:t xml:space="preserve"> datasets were then normalized </w:t>
      </w:r>
      <w:r w:rsidR="003959BF">
        <w:t xml:space="preserve">between 0 and 1 </w:t>
      </w:r>
      <w:r w:rsidR="00CD5712">
        <w:t>by dividing by</w:t>
      </w:r>
      <w:r w:rsidR="008B03FE">
        <w:t xml:space="preserve"> their respective max values</w:t>
      </w:r>
      <w:r w:rsidR="00CD5712">
        <w:t>.</w:t>
      </w:r>
      <w:r w:rsidR="00DC54A4">
        <w:t xml:space="preserve"> The normalization allowed for direct comparison of the different datasets.</w:t>
      </w:r>
    </w:p>
    <w:p w14:paraId="7CED204D" w14:textId="31BFA467" w:rsidR="007418A8" w:rsidRPr="00A21731" w:rsidRDefault="004E3642" w:rsidP="007418A8">
      <w:pPr>
        <w:rPr>
          <w:i/>
          <w:iCs/>
        </w:rPr>
      </w:pPr>
      <w:r>
        <w:t>Once</w:t>
      </w:r>
      <w:r w:rsidR="00925F85">
        <w:t xml:space="preserve"> the data was normalized, </w:t>
      </w:r>
      <w:r w:rsidR="00E01442">
        <w:t xml:space="preserve">the data was truncated to remove </w:t>
      </w:r>
      <w:r w:rsidR="00925F85">
        <w:t xml:space="preserve">the </w:t>
      </w:r>
      <w:r w:rsidR="00E728FB">
        <w:t>front and back wall</w:t>
      </w:r>
      <w:r w:rsidR="00925F85">
        <w:t xml:space="preserve"> echoes</w:t>
      </w:r>
      <w:r w:rsidR="00382C68">
        <w:t xml:space="preserve">. </w:t>
      </w:r>
      <w:r w:rsidR="002A7A5C">
        <w:t>Then the</w:t>
      </w:r>
      <w:r w:rsidR="00382C68">
        <w:t xml:space="preserve"> max a</w:t>
      </w:r>
      <w:r w:rsidR="002A7A5C">
        <w:t>m</w:t>
      </w:r>
      <w:r w:rsidR="00382C68">
        <w:t xml:space="preserve">plitudes </w:t>
      </w:r>
      <w:r w:rsidR="002A7A5C">
        <w:t xml:space="preserve">were taken </w:t>
      </w:r>
      <w:r w:rsidR="00382C68">
        <w:t xml:space="preserve">at </w:t>
      </w:r>
      <w:r w:rsidR="00197DEE">
        <w:t>varying</w:t>
      </w:r>
      <w:r w:rsidR="00382C68">
        <w:t xml:space="preserve"> depths</w:t>
      </w:r>
      <w:r w:rsidR="00197DEE">
        <w:t xml:space="preserve"> of 5 samples t</w:t>
      </w:r>
      <w:r w:rsidR="00382C68">
        <w:t>o produce C scans</w:t>
      </w:r>
      <w:r w:rsidR="002A7A5C">
        <w:t xml:space="preserve">. </w:t>
      </w:r>
      <w:r w:rsidR="009521C8">
        <w:t xml:space="preserve">From these C scans, the images which represented a defect response </w:t>
      </w:r>
      <w:r w:rsidR="00220DE3">
        <w:t xml:space="preserve">were collected. For the experimental samples we also collected the defect free C scan images. </w:t>
      </w:r>
      <w:r w:rsidR="009A40E1">
        <w:t>This produced</w:t>
      </w:r>
      <w:r w:rsidR="000E151C">
        <w:t xml:space="preserve"> 334 defective images from the experimental </w:t>
      </w:r>
      <w:r w:rsidR="00FF008A">
        <w:t>train</w:t>
      </w:r>
      <w:r w:rsidR="000E151C">
        <w:t xml:space="preserve"> sample, 14</w:t>
      </w:r>
      <w:r w:rsidR="00E332CA">
        <w:t>8</w:t>
      </w:r>
      <w:r w:rsidR="000E151C">
        <w:t xml:space="preserve"> defective images from the experimental </w:t>
      </w:r>
      <w:r w:rsidR="00FF008A">
        <w:t>test</w:t>
      </w:r>
      <w:r w:rsidR="000E151C">
        <w:t xml:space="preserve"> sample and</w:t>
      </w:r>
      <w:r w:rsidR="00C105EF">
        <w:t xml:space="preserve"> 640 defect free images from the clean </w:t>
      </w:r>
      <w:r w:rsidR="00F46A40">
        <w:t>sample</w:t>
      </w:r>
      <w:r w:rsidR="00B96052">
        <w:t>.</w:t>
      </w:r>
      <w:r w:rsidR="00DF3B1A">
        <w:t xml:space="preserve"> </w:t>
      </w:r>
      <w:r w:rsidR="00CB4615">
        <w:t xml:space="preserve">This was split into 334 clean </w:t>
      </w:r>
      <w:r w:rsidR="00CB27BE">
        <w:t>train</w:t>
      </w:r>
      <w:r w:rsidR="00CB4615">
        <w:t xml:space="preserve"> images and the rest were used for </w:t>
      </w:r>
      <w:r w:rsidR="00CB27BE">
        <w:t>testing</w:t>
      </w:r>
      <w:r w:rsidR="00CB4615">
        <w:t xml:space="preserve">. </w:t>
      </w:r>
      <w:r w:rsidR="00DF3B1A">
        <w:t xml:space="preserve">From the </w:t>
      </w:r>
      <w:r w:rsidR="00DF3B1A" w:rsidRPr="00954C9E">
        <w:t>simulated dataset, 154 defective images were produce</w:t>
      </w:r>
      <w:r w:rsidR="00E63347" w:rsidRPr="00954C9E">
        <w:t>d.</w:t>
      </w:r>
      <w:r w:rsidR="007418A8" w:rsidRPr="00954C9E">
        <w:t xml:space="preserve"> </w:t>
      </w:r>
      <w:r w:rsidR="007418A8" w:rsidRPr="00954C9E">
        <w:fldChar w:fldCharType="begin"/>
      </w:r>
      <w:r w:rsidR="007418A8" w:rsidRPr="00954C9E">
        <w:instrText xml:space="preserve"> REF _Ref115800829 \h </w:instrText>
      </w:r>
      <w:r w:rsidR="00954C9E" w:rsidRPr="00954C9E">
        <w:instrText xml:space="preserve"> \* MERGEFORMAT </w:instrText>
      </w:r>
      <w:r w:rsidR="007418A8" w:rsidRPr="00954C9E">
        <w:fldChar w:fldCharType="separate"/>
      </w:r>
      <w:r w:rsidR="007418A8" w:rsidRPr="00954C9E">
        <w:t xml:space="preserve">Figure </w:t>
      </w:r>
      <w:r w:rsidR="007418A8" w:rsidRPr="00954C9E">
        <w:rPr>
          <w:noProof/>
        </w:rPr>
        <w:t>3</w:t>
      </w:r>
      <w:r w:rsidR="007418A8" w:rsidRPr="00954C9E">
        <w:fldChar w:fldCharType="end"/>
      </w:r>
      <w:r w:rsidR="007418A8" w:rsidRPr="00954C9E">
        <w:t xml:space="preserve"> </w:t>
      </w:r>
      <w:r w:rsidR="00954C9E" w:rsidRPr="00954C9E">
        <w:t>shows how t</w:t>
      </w:r>
      <w:r w:rsidR="007418A8" w:rsidRPr="00954C9E">
        <w:t>he simulated response</w:t>
      </w:r>
      <w:r w:rsidR="00954C9E" w:rsidRPr="00954C9E">
        <w:t>s</w:t>
      </w:r>
      <w:r w:rsidR="007418A8" w:rsidRPr="00954C9E">
        <w:t xml:space="preserve"> w</w:t>
      </w:r>
      <w:r w:rsidR="00954C9E" w:rsidRPr="00954C9E">
        <w:t>ere</w:t>
      </w:r>
      <w:r w:rsidR="007418A8" w:rsidRPr="00954C9E">
        <w:t xml:space="preserve"> significantly different from the experimental </w:t>
      </w:r>
      <w:r w:rsidR="00954C9E" w:rsidRPr="00954C9E">
        <w:t>data</w:t>
      </w:r>
      <w:r w:rsidR="007418A8" w:rsidRPr="00954C9E">
        <w:t xml:space="preserve">. </w:t>
      </w:r>
      <w:r w:rsidR="00954C9E" w:rsidRPr="00954C9E">
        <w:t>The simulated responses were</w:t>
      </w:r>
      <w:r w:rsidR="007418A8" w:rsidRPr="00954C9E">
        <w:t xml:space="preserve"> far cleaner than the experimental response</w:t>
      </w:r>
      <w:r w:rsidR="00954C9E" w:rsidRPr="00954C9E">
        <w:t>s</w:t>
      </w:r>
      <w:r w:rsidR="007418A8" w:rsidRPr="00954C9E">
        <w:t xml:space="preserve"> and lacked the structured noise that is typically seen in experimental scans from the composite ply interactions.</w:t>
      </w:r>
    </w:p>
    <w:tbl>
      <w:tblPr>
        <w:tblStyle w:val="GridTable1Light"/>
        <w:tblW w:w="0" w:type="auto"/>
        <w:jc w:val="center"/>
        <w:tblLook w:val="04A0" w:firstRow="1" w:lastRow="0" w:firstColumn="1" w:lastColumn="0" w:noHBand="0" w:noVBand="1"/>
      </w:tblPr>
      <w:tblGrid>
        <w:gridCol w:w="3964"/>
        <w:gridCol w:w="2776"/>
        <w:gridCol w:w="3370"/>
      </w:tblGrid>
      <w:tr w:rsidR="007F5D18" w14:paraId="5A809F5D" w14:textId="77777777" w:rsidTr="00CF7D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4D8251B3" w14:textId="4AAD19DC" w:rsidR="007F5D18" w:rsidRPr="007851F4" w:rsidRDefault="007F5D18" w:rsidP="007F5D18">
            <w:pPr>
              <w:jc w:val="center"/>
              <w:rPr>
                <w:lang w:val="en-GB"/>
              </w:rPr>
            </w:pPr>
            <w:r>
              <w:rPr>
                <w:lang w:val="en-GB"/>
              </w:rPr>
              <w:t>Data source</w:t>
            </w:r>
          </w:p>
        </w:tc>
        <w:tc>
          <w:tcPr>
            <w:tcW w:w="2776" w:type="dxa"/>
          </w:tcPr>
          <w:p w14:paraId="4F083CCA" w14:textId="6263A430" w:rsidR="007F5D18" w:rsidRDefault="007F5D18" w:rsidP="007F5D18">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Dataset</w:t>
            </w:r>
          </w:p>
        </w:tc>
        <w:tc>
          <w:tcPr>
            <w:tcW w:w="3370" w:type="dxa"/>
          </w:tcPr>
          <w:p w14:paraId="1B850E41" w14:textId="7E417A62" w:rsidR="007F5D18" w:rsidRPr="007851F4" w:rsidRDefault="007F5D18" w:rsidP="007F5D18">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Number of images</w:t>
            </w:r>
          </w:p>
        </w:tc>
      </w:tr>
      <w:tr w:rsidR="007F5D18" w14:paraId="1CC458C0" w14:textId="77777777" w:rsidTr="00CF7D78">
        <w:trPr>
          <w:jc w:val="center"/>
        </w:trPr>
        <w:tc>
          <w:tcPr>
            <w:cnfStyle w:val="001000000000" w:firstRow="0" w:lastRow="0" w:firstColumn="1" w:lastColumn="0" w:oddVBand="0" w:evenVBand="0" w:oddHBand="0" w:evenHBand="0" w:firstRowFirstColumn="0" w:firstRowLastColumn="0" w:lastRowFirstColumn="0" w:lastRowLastColumn="0"/>
            <w:tcW w:w="3964" w:type="dxa"/>
            <w:vAlign w:val="center"/>
          </w:tcPr>
          <w:p w14:paraId="1005DD87" w14:textId="2C869D31" w:rsidR="00CF7D78" w:rsidRDefault="007F5D18" w:rsidP="00097362">
            <w:pPr>
              <w:jc w:val="center"/>
              <w:rPr>
                <w:lang w:val="en-GB"/>
              </w:rPr>
            </w:pPr>
            <w:r>
              <w:rPr>
                <w:b w:val="0"/>
                <w:bCs w:val="0"/>
                <w:lang w:val="en-GB"/>
              </w:rPr>
              <w:t xml:space="preserve">Experimental </w:t>
            </w:r>
            <w:r w:rsidR="00A53DD9">
              <w:rPr>
                <w:b w:val="0"/>
                <w:bCs w:val="0"/>
                <w:lang w:val="en-GB"/>
              </w:rPr>
              <w:t>test</w:t>
            </w:r>
            <w:r>
              <w:rPr>
                <w:b w:val="0"/>
                <w:bCs w:val="0"/>
                <w:lang w:val="en-GB"/>
              </w:rPr>
              <w:t xml:space="preserve"> sample</w:t>
            </w:r>
            <w:r w:rsidR="00CF7D78">
              <w:rPr>
                <w:b w:val="0"/>
                <w:bCs w:val="0"/>
                <w:lang w:val="en-GB"/>
              </w:rPr>
              <w:t xml:space="preserve"> </w:t>
            </w:r>
          </w:p>
          <w:p w14:paraId="136EA521" w14:textId="5CFA7921" w:rsidR="007F5D18" w:rsidRPr="007851F4" w:rsidRDefault="00CF7D78" w:rsidP="00097362">
            <w:pPr>
              <w:jc w:val="center"/>
              <w:rPr>
                <w:b w:val="0"/>
                <w:bCs w:val="0"/>
                <w:lang w:val="en-GB"/>
              </w:rPr>
            </w:pPr>
            <w:r>
              <w:rPr>
                <w:b w:val="0"/>
                <w:bCs w:val="0"/>
                <w:lang w:val="en-GB"/>
              </w:rPr>
              <w:t>(15 holes)</w:t>
            </w:r>
          </w:p>
        </w:tc>
        <w:tc>
          <w:tcPr>
            <w:tcW w:w="2776" w:type="dxa"/>
            <w:vAlign w:val="center"/>
          </w:tcPr>
          <w:p w14:paraId="7540C69F" w14:textId="0C93FAB5" w:rsidR="007F5D18" w:rsidRPr="00443F75" w:rsidRDefault="0015371D"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Defective </w:t>
            </w:r>
            <w:r w:rsidR="007861B2">
              <w:rPr>
                <w:lang w:val="en-GB"/>
              </w:rPr>
              <w:t>test</w:t>
            </w:r>
          </w:p>
        </w:tc>
        <w:tc>
          <w:tcPr>
            <w:tcW w:w="3370" w:type="dxa"/>
            <w:vAlign w:val="center"/>
          </w:tcPr>
          <w:p w14:paraId="16C19D83" w14:textId="23503687" w:rsidR="007F5D18" w:rsidRPr="00443F75" w:rsidRDefault="00A80E23"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148</w:t>
            </w:r>
          </w:p>
        </w:tc>
      </w:tr>
      <w:tr w:rsidR="007F5D18" w14:paraId="39591B89" w14:textId="77777777" w:rsidTr="00CF7D78">
        <w:trPr>
          <w:jc w:val="center"/>
        </w:trPr>
        <w:tc>
          <w:tcPr>
            <w:cnfStyle w:val="001000000000" w:firstRow="0" w:lastRow="0" w:firstColumn="1" w:lastColumn="0" w:oddVBand="0" w:evenVBand="0" w:oddHBand="0" w:evenHBand="0" w:firstRowFirstColumn="0" w:firstRowLastColumn="0" w:lastRowFirstColumn="0" w:lastRowLastColumn="0"/>
            <w:tcW w:w="3964" w:type="dxa"/>
            <w:vAlign w:val="center"/>
          </w:tcPr>
          <w:p w14:paraId="2739E374" w14:textId="7CD46CC6" w:rsidR="007F5D18" w:rsidRDefault="007F5D18" w:rsidP="00097362">
            <w:pPr>
              <w:jc w:val="center"/>
              <w:rPr>
                <w:lang w:val="en-GB"/>
              </w:rPr>
            </w:pPr>
            <w:r>
              <w:rPr>
                <w:b w:val="0"/>
                <w:bCs w:val="0"/>
                <w:lang w:val="en-GB"/>
              </w:rPr>
              <w:t xml:space="preserve">Experimental </w:t>
            </w:r>
            <w:r w:rsidR="00A53DD9">
              <w:rPr>
                <w:b w:val="0"/>
                <w:bCs w:val="0"/>
                <w:lang w:val="en-GB"/>
              </w:rPr>
              <w:t>train</w:t>
            </w:r>
            <w:r>
              <w:rPr>
                <w:b w:val="0"/>
                <w:bCs w:val="0"/>
                <w:lang w:val="en-GB"/>
              </w:rPr>
              <w:t xml:space="preserve"> sample</w:t>
            </w:r>
          </w:p>
          <w:p w14:paraId="338D6D08" w14:textId="62BAC034" w:rsidR="00CF7D78" w:rsidRPr="007851F4" w:rsidRDefault="00CF7D78" w:rsidP="00097362">
            <w:pPr>
              <w:jc w:val="center"/>
              <w:rPr>
                <w:b w:val="0"/>
                <w:bCs w:val="0"/>
                <w:lang w:val="en-GB"/>
              </w:rPr>
            </w:pPr>
            <w:r>
              <w:rPr>
                <w:b w:val="0"/>
                <w:bCs w:val="0"/>
                <w:lang w:val="en-GB"/>
              </w:rPr>
              <w:t>(20 holes)</w:t>
            </w:r>
          </w:p>
        </w:tc>
        <w:tc>
          <w:tcPr>
            <w:tcW w:w="2776" w:type="dxa"/>
            <w:vAlign w:val="center"/>
          </w:tcPr>
          <w:p w14:paraId="135239F9" w14:textId="61E6CCF3" w:rsidR="007F5D18" w:rsidRPr="00443F75" w:rsidRDefault="00F5273B"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Defective t</w:t>
            </w:r>
            <w:r w:rsidR="007861B2">
              <w:rPr>
                <w:lang w:val="en-GB"/>
              </w:rPr>
              <w:t>rain</w:t>
            </w:r>
          </w:p>
        </w:tc>
        <w:tc>
          <w:tcPr>
            <w:tcW w:w="3370" w:type="dxa"/>
            <w:vAlign w:val="center"/>
          </w:tcPr>
          <w:p w14:paraId="539C96FC" w14:textId="3C29C7D3" w:rsidR="007F5D18" w:rsidRPr="00443F75" w:rsidRDefault="007F5D18" w:rsidP="00097362">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3</w:t>
            </w:r>
            <w:r w:rsidR="00097362">
              <w:rPr>
                <w:lang w:val="en-GB"/>
              </w:rPr>
              <w:t>34</w:t>
            </w:r>
          </w:p>
        </w:tc>
      </w:tr>
      <w:tr w:rsidR="0015371D" w14:paraId="4F81BCF0" w14:textId="77777777" w:rsidTr="00CF7D78">
        <w:trPr>
          <w:jc w:val="center"/>
        </w:trPr>
        <w:tc>
          <w:tcPr>
            <w:cnfStyle w:val="001000000000" w:firstRow="0" w:lastRow="0" w:firstColumn="1" w:lastColumn="0" w:oddVBand="0" w:evenVBand="0" w:oddHBand="0" w:evenHBand="0" w:firstRowFirstColumn="0" w:firstRowLastColumn="0" w:lastRowFirstColumn="0" w:lastRowLastColumn="0"/>
            <w:tcW w:w="3964" w:type="dxa"/>
            <w:vMerge w:val="restart"/>
            <w:vAlign w:val="center"/>
          </w:tcPr>
          <w:p w14:paraId="2A823661" w14:textId="54A944F0" w:rsidR="0015371D" w:rsidRPr="007851F4" w:rsidRDefault="0015371D" w:rsidP="00097362">
            <w:pPr>
              <w:jc w:val="center"/>
              <w:rPr>
                <w:b w:val="0"/>
                <w:bCs w:val="0"/>
                <w:lang w:val="en-GB"/>
              </w:rPr>
            </w:pPr>
            <w:r>
              <w:rPr>
                <w:b w:val="0"/>
                <w:bCs w:val="0"/>
                <w:lang w:val="en-GB"/>
              </w:rPr>
              <w:t>Experimental clean sample</w:t>
            </w:r>
          </w:p>
        </w:tc>
        <w:tc>
          <w:tcPr>
            <w:tcW w:w="2776" w:type="dxa"/>
            <w:vAlign w:val="center"/>
          </w:tcPr>
          <w:p w14:paraId="2B6234C0" w14:textId="725B2635" w:rsidR="0015371D" w:rsidRPr="00443F75" w:rsidRDefault="00F5273B"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Clean t</w:t>
            </w:r>
            <w:r w:rsidR="00CB27BE">
              <w:rPr>
                <w:lang w:val="en-GB"/>
              </w:rPr>
              <w:t>est</w:t>
            </w:r>
          </w:p>
        </w:tc>
        <w:tc>
          <w:tcPr>
            <w:tcW w:w="3370" w:type="dxa"/>
            <w:vAlign w:val="center"/>
          </w:tcPr>
          <w:p w14:paraId="606CF862" w14:textId="5DC31083" w:rsidR="0015371D" w:rsidRPr="00443F75" w:rsidRDefault="0072517F"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EC7337">
              <w:rPr>
                <w:lang w:val="en-GB"/>
              </w:rPr>
              <w:t>48</w:t>
            </w:r>
          </w:p>
        </w:tc>
      </w:tr>
      <w:tr w:rsidR="0015371D" w14:paraId="32F246A8" w14:textId="77777777" w:rsidTr="00CF7D78">
        <w:trPr>
          <w:jc w:val="center"/>
        </w:trPr>
        <w:tc>
          <w:tcPr>
            <w:cnfStyle w:val="001000000000" w:firstRow="0" w:lastRow="0" w:firstColumn="1" w:lastColumn="0" w:oddVBand="0" w:evenVBand="0" w:oddHBand="0" w:evenHBand="0" w:firstRowFirstColumn="0" w:firstRowLastColumn="0" w:lastRowFirstColumn="0" w:lastRowLastColumn="0"/>
            <w:tcW w:w="3964" w:type="dxa"/>
            <w:vMerge/>
            <w:vAlign w:val="center"/>
          </w:tcPr>
          <w:p w14:paraId="76F2DE10" w14:textId="77777777" w:rsidR="0015371D" w:rsidRDefault="0015371D" w:rsidP="00097362">
            <w:pPr>
              <w:jc w:val="center"/>
              <w:rPr>
                <w:b w:val="0"/>
                <w:bCs w:val="0"/>
                <w:lang w:val="en-GB"/>
              </w:rPr>
            </w:pPr>
          </w:p>
        </w:tc>
        <w:tc>
          <w:tcPr>
            <w:tcW w:w="2776" w:type="dxa"/>
            <w:vAlign w:val="center"/>
          </w:tcPr>
          <w:p w14:paraId="5E3DF430" w14:textId="4079AEF5" w:rsidR="0015371D" w:rsidRPr="00443F75" w:rsidRDefault="00F5273B"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Clean </w:t>
            </w:r>
            <w:r w:rsidR="00CB27BE">
              <w:rPr>
                <w:lang w:val="en-GB"/>
              </w:rPr>
              <w:t>train</w:t>
            </w:r>
          </w:p>
        </w:tc>
        <w:tc>
          <w:tcPr>
            <w:tcW w:w="3370" w:type="dxa"/>
            <w:vAlign w:val="center"/>
          </w:tcPr>
          <w:p w14:paraId="09CDB054" w14:textId="0C7976DC" w:rsidR="0015371D" w:rsidRPr="00443F75" w:rsidRDefault="00D97F90"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334</w:t>
            </w:r>
          </w:p>
        </w:tc>
      </w:tr>
      <w:tr w:rsidR="007F5D18" w14:paraId="405FA539" w14:textId="77777777" w:rsidTr="00CF7D78">
        <w:trPr>
          <w:jc w:val="center"/>
        </w:trPr>
        <w:tc>
          <w:tcPr>
            <w:cnfStyle w:val="001000000000" w:firstRow="0" w:lastRow="0" w:firstColumn="1" w:lastColumn="0" w:oddVBand="0" w:evenVBand="0" w:oddHBand="0" w:evenHBand="0" w:firstRowFirstColumn="0" w:firstRowLastColumn="0" w:lastRowFirstColumn="0" w:lastRowLastColumn="0"/>
            <w:tcW w:w="3964" w:type="dxa"/>
            <w:vAlign w:val="center"/>
          </w:tcPr>
          <w:p w14:paraId="29F90239" w14:textId="77777777" w:rsidR="007F5D18" w:rsidRDefault="007F5D18" w:rsidP="00097362">
            <w:pPr>
              <w:jc w:val="center"/>
              <w:rPr>
                <w:lang w:val="en-GB"/>
              </w:rPr>
            </w:pPr>
            <w:r>
              <w:rPr>
                <w:b w:val="0"/>
                <w:bCs w:val="0"/>
                <w:lang w:val="en-GB"/>
              </w:rPr>
              <w:t>Simulated experimental train sample</w:t>
            </w:r>
          </w:p>
          <w:p w14:paraId="3F3A2E43" w14:textId="7895A2CB" w:rsidR="00CF7D78" w:rsidRPr="007851F4" w:rsidRDefault="00CF7D78" w:rsidP="00097362">
            <w:pPr>
              <w:jc w:val="center"/>
              <w:rPr>
                <w:b w:val="0"/>
                <w:bCs w:val="0"/>
                <w:lang w:val="en-GB"/>
              </w:rPr>
            </w:pPr>
            <w:r>
              <w:rPr>
                <w:b w:val="0"/>
                <w:bCs w:val="0"/>
                <w:lang w:val="en-GB"/>
              </w:rPr>
              <w:t>(15 holes)</w:t>
            </w:r>
          </w:p>
        </w:tc>
        <w:tc>
          <w:tcPr>
            <w:tcW w:w="2776" w:type="dxa"/>
            <w:vAlign w:val="center"/>
          </w:tcPr>
          <w:p w14:paraId="110A1A6B" w14:textId="20F809C0" w:rsidR="007F5D18" w:rsidRPr="00443F75" w:rsidRDefault="00F5273B" w:rsidP="0009736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Simulated</w:t>
            </w:r>
            <w:r w:rsidR="00097362">
              <w:rPr>
                <w:lang w:val="en-GB"/>
              </w:rPr>
              <w:t xml:space="preserve"> defective</w:t>
            </w:r>
          </w:p>
        </w:tc>
        <w:tc>
          <w:tcPr>
            <w:tcW w:w="3370" w:type="dxa"/>
            <w:vAlign w:val="center"/>
          </w:tcPr>
          <w:p w14:paraId="360D8979" w14:textId="1D87F896" w:rsidR="007F5D18" w:rsidRPr="00443F75" w:rsidRDefault="00D97F90" w:rsidP="00CF7D78">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w:t>
            </w:r>
          </w:p>
        </w:tc>
      </w:tr>
    </w:tbl>
    <w:p w14:paraId="2E32A0D5" w14:textId="0E952C56" w:rsidR="00E63347" w:rsidRDefault="00CF7D78" w:rsidP="00CF7D78">
      <w:pPr>
        <w:pStyle w:val="Caption"/>
      </w:pPr>
      <w:r>
        <w:t xml:space="preserve">Table </w:t>
      </w:r>
      <w:fldSimple w:instr=" SEQ Table \* ARABIC ">
        <w:r w:rsidR="006860AE">
          <w:rPr>
            <w:noProof/>
          </w:rPr>
          <w:t>1</w:t>
        </w:r>
      </w:fldSimple>
      <w:r>
        <w:t>: Summary of the datasets produced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3468"/>
        <w:gridCol w:w="1024"/>
        <w:gridCol w:w="1099"/>
        <w:gridCol w:w="3426"/>
      </w:tblGrid>
      <w:tr w:rsidR="00762441" w14:paraId="2E6FC4F9" w14:textId="77777777" w:rsidTr="00762441">
        <w:tc>
          <w:tcPr>
            <w:tcW w:w="1093" w:type="dxa"/>
          </w:tcPr>
          <w:p w14:paraId="31EDD660" w14:textId="67E76A88" w:rsidR="00762441" w:rsidRDefault="00762441" w:rsidP="00583A08">
            <w:pPr>
              <w:jc w:val="right"/>
            </w:pPr>
            <w:r>
              <w:t>a)</w:t>
            </w:r>
          </w:p>
        </w:tc>
        <w:tc>
          <w:tcPr>
            <w:tcW w:w="3468" w:type="dxa"/>
          </w:tcPr>
          <w:p w14:paraId="0C45F33A" w14:textId="0CC8968B" w:rsidR="00762441" w:rsidRDefault="00762441" w:rsidP="00583A08">
            <w:pPr>
              <w:jc w:val="center"/>
            </w:pPr>
            <w:r w:rsidRPr="00A21731">
              <w:rPr>
                <w:i/>
                <w:iCs/>
                <w:noProof/>
              </w:rPr>
              <w:drawing>
                <wp:inline distT="0" distB="0" distL="0" distR="0" wp14:anchorId="06441782" wp14:editId="118108CB">
                  <wp:extent cx="2065020" cy="2110740"/>
                  <wp:effectExtent l="0" t="0" r="0" b="381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rotWithShape="1">
                          <a:blip r:embed="rId14"/>
                          <a:srcRect l="11147" b="9180"/>
                          <a:stretch/>
                        </pic:blipFill>
                        <pic:spPr bwMode="auto">
                          <a:xfrm>
                            <a:off x="0" y="0"/>
                            <a:ext cx="2065174" cy="2110897"/>
                          </a:xfrm>
                          <a:prstGeom prst="rect">
                            <a:avLst/>
                          </a:prstGeom>
                          <a:ln>
                            <a:noFill/>
                          </a:ln>
                          <a:extLst>
                            <a:ext uri="{53640926-AAD7-44D8-BBD7-CCE9431645EC}">
                              <a14:shadowObscured xmlns:a14="http://schemas.microsoft.com/office/drawing/2010/main"/>
                            </a:ext>
                          </a:extLst>
                        </pic:spPr>
                      </pic:pic>
                    </a:graphicData>
                  </a:graphic>
                </wp:inline>
              </w:drawing>
            </w:r>
          </w:p>
        </w:tc>
        <w:tc>
          <w:tcPr>
            <w:tcW w:w="1024" w:type="dxa"/>
          </w:tcPr>
          <w:p w14:paraId="70CFBD58" w14:textId="77777777" w:rsidR="00762441" w:rsidRDefault="00762441" w:rsidP="00583A08">
            <w:pPr>
              <w:jc w:val="right"/>
            </w:pPr>
          </w:p>
        </w:tc>
        <w:tc>
          <w:tcPr>
            <w:tcW w:w="1099" w:type="dxa"/>
          </w:tcPr>
          <w:p w14:paraId="72909D15" w14:textId="3EE4F675" w:rsidR="00762441" w:rsidRDefault="00762441" w:rsidP="00583A08">
            <w:pPr>
              <w:jc w:val="right"/>
            </w:pPr>
            <w:r>
              <w:t>b)</w:t>
            </w:r>
          </w:p>
        </w:tc>
        <w:tc>
          <w:tcPr>
            <w:tcW w:w="3426" w:type="dxa"/>
          </w:tcPr>
          <w:p w14:paraId="30E7247E" w14:textId="04BE44F8" w:rsidR="00762441" w:rsidRDefault="00762441" w:rsidP="00583A08">
            <w:pPr>
              <w:keepNext/>
              <w:jc w:val="center"/>
            </w:pPr>
            <w:r w:rsidRPr="00A21731">
              <w:rPr>
                <w:i/>
                <w:iCs/>
                <w:noProof/>
              </w:rPr>
              <w:drawing>
                <wp:inline distT="0" distB="0" distL="0" distR="0" wp14:anchorId="12688C67" wp14:editId="3E6AB54A">
                  <wp:extent cx="2034540" cy="2072640"/>
                  <wp:effectExtent l="0" t="0" r="3810" b="381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rotWithShape="1">
                          <a:blip r:embed="rId15"/>
                          <a:srcRect l="11296" b="9635"/>
                          <a:stretch/>
                        </pic:blipFill>
                        <pic:spPr bwMode="auto">
                          <a:xfrm>
                            <a:off x="0" y="0"/>
                            <a:ext cx="2034690" cy="207279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77993E" w14:textId="63421448" w:rsidR="00EC6FB7" w:rsidRDefault="00583A08" w:rsidP="00583A08">
      <w:pPr>
        <w:pStyle w:val="Caption"/>
      </w:pPr>
      <w:bookmarkStart w:id="11" w:name="_Ref115800829"/>
      <w:r>
        <w:t xml:space="preserve">Figure </w:t>
      </w:r>
      <w:fldSimple w:instr=" SEQ Figure \* ARABIC ">
        <w:r>
          <w:rPr>
            <w:noProof/>
          </w:rPr>
          <w:t>3</w:t>
        </w:r>
      </w:fldSimple>
      <w:bookmarkEnd w:id="11"/>
      <w:r>
        <w:t xml:space="preserve">: </w:t>
      </w:r>
      <w:r w:rsidR="00711AEF">
        <w:t xml:space="preserve">example of simulated </w:t>
      </w:r>
      <w:r w:rsidR="00BA5E62">
        <w:t xml:space="preserve">(a) and experimental (b) </w:t>
      </w:r>
      <w:r w:rsidR="00711AEF">
        <w:t>C scan response</w:t>
      </w:r>
      <w:r w:rsidR="00BA5E62">
        <w:t>s.</w:t>
      </w:r>
    </w:p>
    <w:p w14:paraId="57C12D1F" w14:textId="77777777" w:rsidR="003A57A6" w:rsidRPr="00A86984" w:rsidRDefault="003A57A6" w:rsidP="003A57A6">
      <w:pPr>
        <w:pStyle w:val="Heading2"/>
      </w:pPr>
      <w:bookmarkStart w:id="12" w:name="_Toc114152570"/>
      <w:r w:rsidRPr="00A86984">
        <w:t>CNN classification evaluation method</w:t>
      </w:r>
      <w:bookmarkEnd w:id="12"/>
    </w:p>
    <w:p w14:paraId="28ECD8B4" w14:textId="69B85EC4" w:rsidR="003A57A6" w:rsidRDefault="003A57A6" w:rsidP="003A57A6">
      <w:pPr>
        <w:pStyle w:val="Heading3"/>
      </w:pPr>
      <w:bookmarkStart w:id="13" w:name="_Toc114152571"/>
      <w:r w:rsidRPr="00A86984">
        <w:t>How we used this for comparison</w:t>
      </w:r>
      <w:bookmarkEnd w:id="13"/>
    </w:p>
    <w:p w14:paraId="789DAFB4" w14:textId="4019EF3A" w:rsidR="006369CE" w:rsidRDefault="009A4A54" w:rsidP="00B64A93">
      <w:pPr>
        <w:rPr>
          <w:i/>
          <w:iCs/>
          <w:lang w:val="en-GB"/>
        </w:rPr>
      </w:pPr>
      <w:r>
        <w:rPr>
          <w:lang w:val="en-GB"/>
        </w:rPr>
        <w:t xml:space="preserve">The aim of this work </w:t>
      </w:r>
      <w:r w:rsidR="0075029A">
        <w:rPr>
          <w:lang w:val="en-GB"/>
        </w:rPr>
        <w:t xml:space="preserve">is to evaluate different methods of modifying simulated data to make </w:t>
      </w:r>
      <w:r w:rsidR="00F8031F">
        <w:rPr>
          <w:lang w:val="en-GB"/>
        </w:rPr>
        <w:t xml:space="preserve">them more effective at training Deep Learning models for </w:t>
      </w:r>
      <w:r w:rsidR="00EE4A7E">
        <w:rPr>
          <w:lang w:val="en-GB"/>
        </w:rPr>
        <w:t xml:space="preserve">experimental classification tasks. </w:t>
      </w:r>
      <w:r w:rsidR="007A0A71">
        <w:rPr>
          <w:lang w:val="en-GB"/>
        </w:rPr>
        <w:t xml:space="preserve">It is therefore important that we </w:t>
      </w:r>
      <w:r w:rsidR="00B406E5">
        <w:rPr>
          <w:lang w:val="en-GB"/>
        </w:rPr>
        <w:t xml:space="preserve">evaluate our synthetic datasets </w:t>
      </w:r>
      <w:r w:rsidR="004A3885">
        <w:rPr>
          <w:lang w:val="en-GB"/>
        </w:rPr>
        <w:t>with respect to a classification metric.</w:t>
      </w:r>
      <w:r w:rsidR="008B33F5" w:rsidRPr="00A21731">
        <w:rPr>
          <w:i/>
          <w:iCs/>
        </w:rPr>
        <w:t xml:space="preserve"> </w:t>
      </w:r>
      <w:r w:rsidR="008B33F5" w:rsidRPr="0083659D">
        <w:t xml:space="preserve">A </w:t>
      </w:r>
      <w:r w:rsidR="00553093">
        <w:rPr>
          <w:lang w:val="en-GB"/>
        </w:rPr>
        <w:t>C</w:t>
      </w:r>
      <w:r w:rsidR="00553093" w:rsidRPr="0083659D">
        <w:rPr>
          <w:lang w:val="en-GB"/>
        </w:rPr>
        <w:t>onvolutional</w:t>
      </w:r>
      <w:r w:rsidR="008B33F5" w:rsidRPr="0083659D">
        <w:rPr>
          <w:lang w:val="en-GB"/>
        </w:rPr>
        <w:t xml:space="preserve"> Neural Network (C</w:t>
      </w:r>
      <w:r w:rsidR="008B33F5" w:rsidRPr="0083659D">
        <w:t>NN</w:t>
      </w:r>
      <w:r w:rsidR="008B33F5" w:rsidRPr="0083659D">
        <w:rPr>
          <w:lang w:val="en-GB"/>
        </w:rPr>
        <w:t xml:space="preserve">) </w:t>
      </w:r>
      <w:r w:rsidR="008B33F5" w:rsidRPr="0083659D">
        <w:t xml:space="preserve">was used to evaluate </w:t>
      </w:r>
      <w:r w:rsidR="00353732">
        <w:t xml:space="preserve">and compare </w:t>
      </w:r>
      <w:r w:rsidR="008B33F5" w:rsidRPr="0083659D">
        <w:t xml:space="preserve">the classification performance of </w:t>
      </w:r>
      <w:r w:rsidR="00B64A93" w:rsidRPr="0083659D">
        <w:t xml:space="preserve">different </w:t>
      </w:r>
      <w:r w:rsidR="008B33F5" w:rsidRPr="0083659D">
        <w:t>synthetic</w:t>
      </w:r>
      <w:r w:rsidR="00353732">
        <w:t xml:space="preserve"> and experimental</w:t>
      </w:r>
      <w:r w:rsidR="008B33F5" w:rsidRPr="0083659D">
        <w:t xml:space="preserve"> data</w:t>
      </w:r>
      <w:r w:rsidR="00B64A93" w:rsidRPr="0083659D">
        <w:t>sets</w:t>
      </w:r>
      <w:r w:rsidR="008B33F5" w:rsidRPr="0083659D">
        <w:rPr>
          <w:lang w:val="en-GB"/>
        </w:rPr>
        <w:t>.</w:t>
      </w:r>
    </w:p>
    <w:p w14:paraId="0B36DE52" w14:textId="77777777" w:rsidR="00D41668" w:rsidRDefault="002F26C7" w:rsidP="00B64A93">
      <w:pPr>
        <w:rPr>
          <w:lang w:val="en-GB"/>
        </w:rPr>
      </w:pPr>
      <w:r w:rsidRPr="00553093">
        <w:rPr>
          <w:lang w:val="en-GB"/>
        </w:rPr>
        <w:t xml:space="preserve">Since the focus of this work was </w:t>
      </w:r>
      <w:r w:rsidR="00EF4770">
        <w:rPr>
          <w:lang w:val="en-GB"/>
        </w:rPr>
        <w:t xml:space="preserve">to compare synthetic datasets and </w:t>
      </w:r>
      <w:r w:rsidRPr="00553093">
        <w:rPr>
          <w:lang w:val="en-GB"/>
        </w:rPr>
        <w:t xml:space="preserve">not on optimal classification accuracy, </w:t>
      </w:r>
      <w:r w:rsidR="00A7616D" w:rsidRPr="00553093">
        <w:rPr>
          <w:lang w:val="en-GB"/>
        </w:rPr>
        <w:t xml:space="preserve">the CNN was kept constant for each </w:t>
      </w:r>
      <w:r w:rsidR="00EF4770">
        <w:rPr>
          <w:lang w:val="en-GB"/>
        </w:rPr>
        <w:t>dataset</w:t>
      </w:r>
      <w:r w:rsidR="00A7616D" w:rsidRPr="00553093">
        <w:rPr>
          <w:lang w:val="en-GB"/>
        </w:rPr>
        <w:t xml:space="preserve">. </w:t>
      </w:r>
      <w:r w:rsidR="00E92BD2" w:rsidRPr="00553093">
        <w:rPr>
          <w:lang w:val="en-GB"/>
        </w:rPr>
        <w:t xml:space="preserve">Whilst we wanted to keep the CNN </w:t>
      </w:r>
      <w:r w:rsidR="00CC2B42" w:rsidRPr="00553093">
        <w:rPr>
          <w:lang w:val="en-GB"/>
        </w:rPr>
        <w:t xml:space="preserve">lightweight to reduce the computational cost of testing each synthetic dataset, </w:t>
      </w:r>
      <w:r w:rsidR="00F127D0" w:rsidRPr="00553093">
        <w:rPr>
          <w:lang w:val="en-GB"/>
        </w:rPr>
        <w:t>it was also important that the CNN had adequate complexity to learn the task</w:t>
      </w:r>
      <w:r w:rsidR="00F127D0">
        <w:rPr>
          <w:lang w:val="en-GB"/>
        </w:rPr>
        <w:t xml:space="preserve">. </w:t>
      </w:r>
      <w:r w:rsidR="00DA074A">
        <w:rPr>
          <w:lang w:val="en-GB"/>
        </w:rPr>
        <w:t xml:space="preserve">To make sure </w:t>
      </w:r>
      <w:r w:rsidR="00AA4B0A">
        <w:rPr>
          <w:lang w:val="en-GB"/>
        </w:rPr>
        <w:t xml:space="preserve">the CNN had enough complexity to represent the solution space we </w:t>
      </w:r>
      <w:r w:rsidR="004B5875">
        <w:rPr>
          <w:lang w:val="en-GB"/>
        </w:rPr>
        <w:t xml:space="preserve">used </w:t>
      </w:r>
      <w:r w:rsidR="00D23213">
        <w:rPr>
          <w:lang w:val="en-GB"/>
        </w:rPr>
        <w:t xml:space="preserve">a genetic </w:t>
      </w:r>
      <w:r w:rsidR="002C4040">
        <w:rPr>
          <w:lang w:val="en-GB"/>
        </w:rPr>
        <w:t xml:space="preserve">algorithm for </w:t>
      </w:r>
      <w:r w:rsidR="004B5875">
        <w:rPr>
          <w:lang w:val="en-GB"/>
        </w:rPr>
        <w:t>hyperparameter optimisation (HPO)</w:t>
      </w:r>
      <w:r w:rsidR="00870780">
        <w:rPr>
          <w:lang w:val="en-GB"/>
        </w:rPr>
        <w:t xml:space="preserve"> of a CNN when trained on experimental data</w:t>
      </w:r>
      <w:r w:rsidR="002C4040">
        <w:rPr>
          <w:lang w:val="en-GB"/>
        </w:rPr>
        <w:t>.</w:t>
      </w:r>
    </w:p>
    <w:p w14:paraId="070513EB" w14:textId="04DD7D7F" w:rsidR="006369CE" w:rsidRPr="00202777" w:rsidRDefault="007F2572" w:rsidP="00B64A93">
      <w:pPr>
        <w:rPr>
          <w:lang w:val="en-GB"/>
        </w:rPr>
      </w:pPr>
      <w:r>
        <w:rPr>
          <w:lang w:val="en-GB"/>
        </w:rPr>
        <w:lastRenderedPageBreak/>
        <w:t xml:space="preserve">As we are working with small datasets, </w:t>
      </w:r>
      <w:r w:rsidR="009C71C3">
        <w:rPr>
          <w:lang w:val="en-GB"/>
        </w:rPr>
        <w:t xml:space="preserve">there is a degree of variability in our classification results. To </w:t>
      </w:r>
      <w:r w:rsidR="002C1A75">
        <w:rPr>
          <w:lang w:val="en-GB"/>
        </w:rPr>
        <w:t>negate</w:t>
      </w:r>
      <w:r w:rsidR="009C71C3">
        <w:rPr>
          <w:lang w:val="en-GB"/>
        </w:rPr>
        <w:t xml:space="preserve"> </w:t>
      </w:r>
      <w:r w:rsidR="001C3B56">
        <w:rPr>
          <w:lang w:val="en-GB"/>
        </w:rPr>
        <w:t>this,</w:t>
      </w:r>
      <w:r w:rsidR="009C71C3">
        <w:rPr>
          <w:lang w:val="en-GB"/>
        </w:rPr>
        <w:t xml:space="preserve"> </w:t>
      </w:r>
      <w:r w:rsidR="00202777">
        <w:rPr>
          <w:lang w:val="en-GB"/>
        </w:rPr>
        <w:t xml:space="preserve">when training the classifier, </w:t>
      </w:r>
      <w:r w:rsidR="009C71C3">
        <w:rPr>
          <w:lang w:val="en-GB"/>
        </w:rPr>
        <w:t xml:space="preserve">we </w:t>
      </w:r>
      <w:r w:rsidR="001A2249">
        <w:rPr>
          <w:lang w:val="en-GB"/>
        </w:rPr>
        <w:t xml:space="preserve">re-trained the CNN for each synthetic dataset with a fresh initialisation 100 times and </w:t>
      </w:r>
      <w:r w:rsidR="00B202D6">
        <w:rPr>
          <w:lang w:val="en-GB"/>
        </w:rPr>
        <w:t xml:space="preserve">the </w:t>
      </w:r>
      <w:r w:rsidR="001A2249">
        <w:rPr>
          <w:lang w:val="en-GB"/>
        </w:rPr>
        <w:t>average results</w:t>
      </w:r>
      <w:r w:rsidR="00B202D6">
        <w:rPr>
          <w:lang w:val="en-GB"/>
        </w:rPr>
        <w:t xml:space="preserve"> were taken</w:t>
      </w:r>
      <w:r w:rsidR="001A2249">
        <w:rPr>
          <w:lang w:val="en-GB"/>
        </w:rPr>
        <w:t xml:space="preserve">. </w:t>
      </w:r>
      <w:r w:rsidR="00B907FD">
        <w:rPr>
          <w:lang w:val="en-GB"/>
        </w:rPr>
        <w:t xml:space="preserve">Each CNN was evaluated on the same </w:t>
      </w:r>
      <w:r w:rsidR="0099125F">
        <w:rPr>
          <w:lang w:val="en-GB"/>
        </w:rPr>
        <w:t>experimental dataset.</w:t>
      </w:r>
    </w:p>
    <w:p w14:paraId="4B7A4E5E" w14:textId="77777777" w:rsidR="008B33F5" w:rsidRPr="00202777" w:rsidRDefault="008B33F5" w:rsidP="008B33F5">
      <w:pPr>
        <w:rPr>
          <w:lang w:val="en-GB"/>
        </w:rPr>
      </w:pPr>
      <w:r w:rsidRPr="00202777">
        <w:rPr>
          <w:lang w:val="en-GB"/>
        </w:rPr>
        <w:t>We constructed confusion matrixes and calculated precision, recall and F1 scores, which are presented in the following equations:</w:t>
      </w:r>
    </w:p>
    <w:p w14:paraId="2E1D40D2" w14:textId="64AB9B77" w:rsidR="008B33F5" w:rsidRPr="00202777" w:rsidRDefault="008B33F5" w:rsidP="00B30800">
      <w:pPr>
        <w:jc w:val="center"/>
        <w:rPr>
          <w:rFonts w:cstheme="minorHAnsi"/>
        </w:rPr>
      </w:pPr>
      <w:r w:rsidRPr="00202777">
        <w:rPr>
          <w:rFonts w:cstheme="minorHAnsi"/>
        </w:rPr>
        <w:t>Precision = TP / (TP+FP)</w:t>
      </w:r>
    </w:p>
    <w:p w14:paraId="334C7582" w14:textId="00C9FBBF" w:rsidR="008B33F5" w:rsidRPr="00202777" w:rsidRDefault="008B33F5" w:rsidP="00B30800">
      <w:pPr>
        <w:jc w:val="center"/>
        <w:rPr>
          <w:rFonts w:cstheme="minorHAnsi"/>
        </w:rPr>
      </w:pPr>
      <w:r w:rsidRPr="00202777">
        <w:rPr>
          <w:rFonts w:cstheme="minorHAnsi"/>
        </w:rPr>
        <w:t>Recall = TP / (TP+FN)</w:t>
      </w:r>
    </w:p>
    <w:p w14:paraId="763B13A2" w14:textId="77777777" w:rsidR="00B30800" w:rsidRPr="00202777" w:rsidRDefault="008B33F5" w:rsidP="00B30800">
      <w:pPr>
        <w:jc w:val="center"/>
        <w:rPr>
          <w:rFonts w:cstheme="minorHAnsi"/>
        </w:rPr>
      </w:pPr>
      <w:r w:rsidRPr="00202777">
        <w:rPr>
          <w:rFonts w:cstheme="minorHAnsi"/>
        </w:rPr>
        <w:t>F1 = (2*Precision*Recall) / (</w:t>
      </w:r>
      <w:proofErr w:type="spellStart"/>
      <w:r w:rsidRPr="00202777">
        <w:rPr>
          <w:rFonts w:cstheme="minorHAnsi"/>
        </w:rPr>
        <w:t>Precision+Recall</w:t>
      </w:r>
      <w:proofErr w:type="spellEnd"/>
      <w:r w:rsidRPr="00202777">
        <w:rPr>
          <w:rFonts w:cstheme="minorHAnsi"/>
        </w:rPr>
        <w:t>)</w:t>
      </w:r>
    </w:p>
    <w:p w14:paraId="4362A38D" w14:textId="1F96C61D" w:rsidR="008B33F5" w:rsidRPr="00202777" w:rsidRDefault="008B33F5" w:rsidP="008B33F5">
      <w:pPr>
        <w:rPr>
          <w:lang w:val="en-GB"/>
        </w:rPr>
      </w:pPr>
      <w:r w:rsidRPr="00202777">
        <w:rPr>
          <w:lang w:val="en-GB"/>
        </w:rPr>
        <w:t>Where TP is true positive, FP is false positive, and FN is false negative, with positives being the presence of a defect.</w:t>
      </w:r>
      <w:r w:rsidR="00440776" w:rsidRPr="00202777">
        <w:rPr>
          <w:lang w:val="en-GB"/>
        </w:rPr>
        <w:t xml:space="preserve"> Each result was</w:t>
      </w:r>
      <w:r w:rsidR="00CB4E1E" w:rsidRPr="00202777">
        <w:rPr>
          <w:lang w:val="en-GB"/>
        </w:rPr>
        <w:t xml:space="preserve"> individually</w:t>
      </w:r>
      <w:r w:rsidR="00440776" w:rsidRPr="00202777">
        <w:rPr>
          <w:lang w:val="en-GB"/>
        </w:rPr>
        <w:t xml:space="preserve"> </w:t>
      </w:r>
      <w:r w:rsidR="00CB4E1E" w:rsidRPr="00202777">
        <w:rPr>
          <w:lang w:val="en-GB"/>
        </w:rPr>
        <w:t>averaged using a simple mean across the 100 training cycles.</w:t>
      </w:r>
    </w:p>
    <w:p w14:paraId="1D5466FE" w14:textId="77777777" w:rsidR="00C2098F" w:rsidRPr="00C2098F" w:rsidRDefault="00C2098F" w:rsidP="00C2098F"/>
    <w:p w14:paraId="39C59259" w14:textId="526AADEC" w:rsidR="00F6118B" w:rsidRPr="00524D7A" w:rsidRDefault="003A57A6" w:rsidP="00F6118B">
      <w:pPr>
        <w:pStyle w:val="Heading3"/>
        <w:numPr>
          <w:ilvl w:val="2"/>
          <w:numId w:val="15"/>
        </w:numPr>
      </w:pPr>
      <w:bookmarkStart w:id="14" w:name="_Toc114152572"/>
      <w:r w:rsidRPr="00524D7A">
        <w:t>H</w:t>
      </w:r>
      <w:r w:rsidR="00D24F49" w:rsidRPr="00524D7A">
        <w:t>yperparameter</w:t>
      </w:r>
      <w:r w:rsidRPr="00524D7A">
        <w:t xml:space="preserve"> optimization </w:t>
      </w:r>
      <w:r w:rsidR="004D01E2" w:rsidRPr="00524D7A">
        <w:t>from experimental data</w:t>
      </w:r>
      <w:bookmarkEnd w:id="14"/>
    </w:p>
    <w:p w14:paraId="2D97FC4F" w14:textId="6D491D1A" w:rsidR="00233532" w:rsidRDefault="00E2023E" w:rsidP="00632481">
      <w:pPr>
        <w:rPr>
          <w:noProof/>
          <w:lang w:val="en-GB"/>
        </w:rPr>
      </w:pPr>
      <w:r w:rsidRPr="00E2023E">
        <w:rPr>
          <w:lang w:val="en-GB"/>
        </w:rPr>
        <w:t xml:space="preserve">We </w:t>
      </w:r>
      <w:r w:rsidR="00D4573A">
        <w:rPr>
          <w:lang w:val="en-GB"/>
        </w:rPr>
        <w:t>use</w:t>
      </w:r>
      <w:r w:rsidR="00FD1A7B">
        <w:rPr>
          <w:lang w:val="en-GB"/>
        </w:rPr>
        <w:t>d</w:t>
      </w:r>
      <w:r w:rsidR="00D4573A">
        <w:rPr>
          <w:lang w:val="en-GB"/>
        </w:rPr>
        <w:t xml:space="preserve"> a </w:t>
      </w:r>
      <w:r w:rsidR="00FD1A7B">
        <w:rPr>
          <w:lang w:val="en-GB"/>
        </w:rPr>
        <w:t xml:space="preserve">genetic algorithm to </w:t>
      </w:r>
      <w:r w:rsidRPr="00E2023E">
        <w:rPr>
          <w:lang w:val="en-GB"/>
        </w:rPr>
        <w:t xml:space="preserve">perform HPO on our experimental </w:t>
      </w:r>
      <w:r w:rsidR="000A1690">
        <w:rPr>
          <w:lang w:val="en-GB"/>
        </w:rPr>
        <w:t xml:space="preserve">train </w:t>
      </w:r>
      <w:r w:rsidRPr="00E2023E">
        <w:rPr>
          <w:lang w:val="en-GB"/>
        </w:rPr>
        <w:t>dat</w:t>
      </w:r>
      <w:r>
        <w:rPr>
          <w:lang w:val="en-GB"/>
        </w:rPr>
        <w:t xml:space="preserve">aset </w:t>
      </w:r>
      <w:r w:rsidR="00FD1A7B">
        <w:rPr>
          <w:lang w:val="en-GB"/>
        </w:rPr>
        <w:t>to determine</w:t>
      </w:r>
      <w:r w:rsidR="00F962EA">
        <w:rPr>
          <w:lang w:val="en-GB"/>
        </w:rPr>
        <w:t xml:space="preserve"> the parameters for the CNN.</w:t>
      </w:r>
      <w:r w:rsidR="00AA1BE3">
        <w:rPr>
          <w:lang w:val="en-GB"/>
        </w:rPr>
        <w:t xml:space="preserve"> The</w:t>
      </w:r>
      <w:r w:rsidR="00FF76B7">
        <w:rPr>
          <w:lang w:val="en-GB"/>
        </w:rPr>
        <w:t xml:space="preserve"> CNN was </w:t>
      </w:r>
      <w:r w:rsidR="00C73682">
        <w:rPr>
          <w:lang w:val="en-GB"/>
        </w:rPr>
        <w:t>kept simple to save on computational resource</w:t>
      </w:r>
      <w:r w:rsidR="001011D4">
        <w:rPr>
          <w:lang w:val="en-GB"/>
        </w:rPr>
        <w:t>. The model had at least 1 convolutional layer</w:t>
      </w:r>
      <w:r w:rsidR="007E15DC">
        <w:rPr>
          <w:lang w:val="en-GB"/>
        </w:rPr>
        <w:t xml:space="preserve">. Each convolutional layer had </w:t>
      </w:r>
      <w:r w:rsidR="00994CF3">
        <w:rPr>
          <w:lang w:val="en-GB"/>
        </w:rPr>
        <w:t xml:space="preserve">a </w:t>
      </w:r>
      <w:r w:rsidR="001011D4">
        <w:rPr>
          <w:lang w:val="en-GB"/>
        </w:rPr>
        <w:t>fixed kernel size of 3</w:t>
      </w:r>
      <w:r w:rsidR="007E15DC">
        <w:rPr>
          <w:lang w:val="en-GB"/>
        </w:rPr>
        <w:t xml:space="preserve"> and used </w:t>
      </w:r>
      <w:proofErr w:type="spellStart"/>
      <w:r w:rsidR="007E15DC">
        <w:rPr>
          <w:lang w:val="en-GB"/>
        </w:rPr>
        <w:t>ReLU</w:t>
      </w:r>
      <w:proofErr w:type="spellEnd"/>
      <w:r w:rsidR="007E15DC">
        <w:rPr>
          <w:lang w:val="en-GB"/>
        </w:rPr>
        <w:t xml:space="preserve"> activation</w:t>
      </w:r>
      <w:r w:rsidR="00590795">
        <w:rPr>
          <w:lang w:val="en-GB"/>
        </w:rPr>
        <w:t xml:space="preserve"> followed by max pooling </w:t>
      </w:r>
      <w:r w:rsidR="001C34D7">
        <w:rPr>
          <w:lang w:val="en-GB"/>
        </w:rPr>
        <w:t>with a kernel size of 2</w:t>
      </w:r>
      <w:r w:rsidR="001011D4">
        <w:rPr>
          <w:lang w:val="en-GB"/>
        </w:rPr>
        <w:t xml:space="preserve">. </w:t>
      </w:r>
      <w:r w:rsidR="00D34C0A">
        <w:rPr>
          <w:lang w:val="en-GB"/>
        </w:rPr>
        <w:t xml:space="preserve">The number of </w:t>
      </w:r>
      <w:r w:rsidR="005D2A4B">
        <w:rPr>
          <w:lang w:val="en-GB"/>
        </w:rPr>
        <w:t>convolutional</w:t>
      </w:r>
      <w:r w:rsidR="00D34C0A">
        <w:rPr>
          <w:lang w:val="en-GB"/>
        </w:rPr>
        <w:t xml:space="preserve"> layers was </w:t>
      </w:r>
      <w:r w:rsidR="005D2A4B">
        <w:rPr>
          <w:lang w:val="en-GB"/>
        </w:rPr>
        <w:t>parameterised</w:t>
      </w:r>
      <w:r w:rsidR="00D34C0A">
        <w:rPr>
          <w:lang w:val="en-GB"/>
        </w:rPr>
        <w:t xml:space="preserve"> </w:t>
      </w:r>
      <w:r w:rsidR="005D2A4B">
        <w:rPr>
          <w:lang w:val="en-GB"/>
        </w:rPr>
        <w:t xml:space="preserve">with the </w:t>
      </w:r>
      <w:r w:rsidR="00D4690C">
        <w:rPr>
          <w:lang w:val="en-GB"/>
        </w:rPr>
        <w:t>number of filters</w:t>
      </w:r>
      <w:r w:rsidR="005D2A4B">
        <w:rPr>
          <w:lang w:val="en-GB"/>
        </w:rPr>
        <w:t xml:space="preserve"> given by </w:t>
      </w:r>
      <w:r w:rsidR="00B10CC2">
        <w:rPr>
          <w:lang w:val="en-GB"/>
        </w:rPr>
        <w:t>a constant</w:t>
      </w:r>
      <w:r w:rsidR="005D2A4B">
        <w:rPr>
          <w:lang w:val="en-GB"/>
        </w:rPr>
        <w:t xml:space="preserve"> </w:t>
      </w:r>
      <w:r w:rsidR="00016C4A">
        <w:rPr>
          <w:lang w:val="en-GB"/>
        </w:rPr>
        <w:t xml:space="preserve">out-channel ratio and the number of out channels from the previous layer. The out-channel ratio was also </w:t>
      </w:r>
      <w:r w:rsidR="00263DED">
        <w:rPr>
          <w:lang w:val="en-GB"/>
        </w:rPr>
        <w:t>parameterised</w:t>
      </w:r>
      <w:r w:rsidR="00016C4A">
        <w:rPr>
          <w:lang w:val="en-GB"/>
        </w:rPr>
        <w:t xml:space="preserve">. </w:t>
      </w:r>
      <w:r w:rsidR="00A06D46">
        <w:rPr>
          <w:lang w:val="en-GB"/>
        </w:rPr>
        <w:t xml:space="preserve">The network </w:t>
      </w:r>
      <w:r w:rsidR="004E6EDB">
        <w:rPr>
          <w:lang w:val="en-GB"/>
        </w:rPr>
        <w:t>always</w:t>
      </w:r>
      <w:r w:rsidR="00A06D46">
        <w:rPr>
          <w:lang w:val="en-GB"/>
        </w:rPr>
        <w:t xml:space="preserve"> had</w:t>
      </w:r>
      <w:r w:rsidR="004E6EDB">
        <w:rPr>
          <w:lang w:val="en-GB"/>
        </w:rPr>
        <w:t xml:space="preserve"> at least one fully connected layer</w:t>
      </w:r>
      <w:r w:rsidR="001F79CB">
        <w:rPr>
          <w:lang w:val="en-GB"/>
        </w:rPr>
        <w:t>,</w:t>
      </w:r>
      <w:r w:rsidR="004E6EDB">
        <w:rPr>
          <w:lang w:val="en-GB"/>
        </w:rPr>
        <w:t xml:space="preserve"> </w:t>
      </w:r>
      <w:r w:rsidR="001F79CB">
        <w:rPr>
          <w:lang w:val="en-GB"/>
        </w:rPr>
        <w:t xml:space="preserve">from the flattened layer to the single output node, </w:t>
      </w:r>
      <w:r w:rsidR="00A06D46">
        <w:rPr>
          <w:lang w:val="en-GB"/>
        </w:rPr>
        <w:t>with</w:t>
      </w:r>
      <w:r w:rsidR="001F79CB">
        <w:rPr>
          <w:lang w:val="en-GB"/>
        </w:rPr>
        <w:t xml:space="preserve"> a</w:t>
      </w:r>
      <w:r w:rsidR="00A06D46">
        <w:rPr>
          <w:lang w:val="en-GB"/>
        </w:rPr>
        <w:t xml:space="preserve"> sigmoid activation function</w:t>
      </w:r>
      <w:r w:rsidR="00FE2349">
        <w:rPr>
          <w:lang w:val="en-GB"/>
        </w:rPr>
        <w:t xml:space="preserve"> for binary classification</w:t>
      </w:r>
      <w:r w:rsidR="001F79CB">
        <w:rPr>
          <w:lang w:val="en-GB"/>
        </w:rPr>
        <w:t xml:space="preserve">. </w:t>
      </w:r>
      <w:r w:rsidR="008E020A">
        <w:rPr>
          <w:lang w:val="en-GB"/>
        </w:rPr>
        <w:t>There were a variable number of</w:t>
      </w:r>
      <w:r w:rsidR="007F572F">
        <w:rPr>
          <w:lang w:val="en-GB"/>
        </w:rPr>
        <w:t xml:space="preserve"> </w:t>
      </w:r>
      <w:r w:rsidR="00273C4F">
        <w:rPr>
          <w:lang w:val="en-GB"/>
        </w:rPr>
        <w:t>fully connected</w:t>
      </w:r>
      <w:r w:rsidR="007F572F">
        <w:rPr>
          <w:lang w:val="en-GB"/>
        </w:rPr>
        <w:t xml:space="preserve"> layers</w:t>
      </w:r>
      <w:r w:rsidR="00193217">
        <w:rPr>
          <w:lang w:val="en-GB"/>
        </w:rPr>
        <w:t>.</w:t>
      </w:r>
      <w:r w:rsidR="00D822F7">
        <w:rPr>
          <w:lang w:val="en-GB"/>
        </w:rPr>
        <w:t xml:space="preserve"> Each hidden fully connected layer used </w:t>
      </w:r>
      <w:proofErr w:type="spellStart"/>
      <w:r w:rsidR="00D822F7">
        <w:rPr>
          <w:lang w:val="en-GB"/>
        </w:rPr>
        <w:t>ReLU</w:t>
      </w:r>
      <w:proofErr w:type="spellEnd"/>
      <w:r w:rsidR="00D822F7">
        <w:rPr>
          <w:lang w:val="en-GB"/>
        </w:rPr>
        <w:t xml:space="preserve"> activation.</w:t>
      </w:r>
      <w:r w:rsidR="00193217">
        <w:rPr>
          <w:lang w:val="en-GB"/>
        </w:rPr>
        <w:t xml:space="preserve"> The </w:t>
      </w:r>
      <w:r w:rsidR="00B37DEE">
        <w:rPr>
          <w:lang w:val="en-GB"/>
        </w:rPr>
        <w:t xml:space="preserve">number of nodes on each hidden layer were equally distributed by dividing the </w:t>
      </w:r>
      <w:r w:rsidR="00E21C36">
        <w:rPr>
          <w:lang w:val="en-GB"/>
        </w:rPr>
        <w:t xml:space="preserve">number of nodes in the flattened layer by the </w:t>
      </w:r>
      <w:r w:rsidR="00B37DEE">
        <w:rPr>
          <w:lang w:val="en-GB"/>
        </w:rPr>
        <w:t xml:space="preserve">total </w:t>
      </w:r>
      <w:r w:rsidR="00E21C36">
        <w:rPr>
          <w:lang w:val="en-GB"/>
        </w:rPr>
        <w:t xml:space="preserve">number of </w:t>
      </w:r>
      <w:r w:rsidR="009B79A7">
        <w:rPr>
          <w:lang w:val="en-GB"/>
        </w:rPr>
        <w:t>layers and</w:t>
      </w:r>
      <w:r w:rsidR="006B16E1">
        <w:rPr>
          <w:lang w:val="en-GB"/>
        </w:rPr>
        <w:t xml:space="preserve"> removing this from the previous hidden layer each time</w:t>
      </w:r>
      <w:r w:rsidR="00E21C36">
        <w:rPr>
          <w:lang w:val="en-GB"/>
        </w:rPr>
        <w:t>.</w:t>
      </w:r>
      <w:r w:rsidR="00632481">
        <w:rPr>
          <w:lang w:val="en-GB"/>
        </w:rPr>
        <w:t xml:space="preserve"> The network HPO also included b</w:t>
      </w:r>
      <w:r w:rsidR="00632481" w:rsidRPr="00632481">
        <w:rPr>
          <w:lang w:val="en-GB"/>
        </w:rPr>
        <w:t>atch size</w:t>
      </w:r>
      <w:r w:rsidR="00632481">
        <w:rPr>
          <w:lang w:val="en-GB"/>
        </w:rPr>
        <w:t>, e</w:t>
      </w:r>
      <w:r w:rsidR="00632481" w:rsidRPr="00632481">
        <w:rPr>
          <w:lang w:val="en-GB"/>
        </w:rPr>
        <w:t>arly stop</w:t>
      </w:r>
      <w:r w:rsidR="00632481">
        <w:rPr>
          <w:lang w:val="en-GB"/>
        </w:rPr>
        <w:t>, l</w:t>
      </w:r>
      <w:r w:rsidR="00632481" w:rsidRPr="00632481">
        <w:rPr>
          <w:lang w:val="en-GB"/>
        </w:rPr>
        <w:t>earning rate</w:t>
      </w:r>
      <w:r w:rsidR="00632481">
        <w:rPr>
          <w:lang w:val="en-GB"/>
        </w:rPr>
        <w:t>, m</w:t>
      </w:r>
      <w:r w:rsidR="00632481" w:rsidRPr="00632481">
        <w:rPr>
          <w:lang w:val="en-GB"/>
        </w:rPr>
        <w:t>omentum</w:t>
      </w:r>
      <w:r w:rsidR="00632481">
        <w:rPr>
          <w:lang w:val="en-GB"/>
        </w:rPr>
        <w:t xml:space="preserve">, </w:t>
      </w:r>
      <w:r w:rsidR="00A32357">
        <w:rPr>
          <w:lang w:val="en-GB"/>
        </w:rPr>
        <w:t xml:space="preserve">and </w:t>
      </w:r>
      <w:r w:rsidR="00632481">
        <w:rPr>
          <w:lang w:val="en-GB"/>
        </w:rPr>
        <w:t>n</w:t>
      </w:r>
      <w:r w:rsidR="00632481" w:rsidRPr="00632481">
        <w:rPr>
          <w:lang w:val="en-GB"/>
        </w:rPr>
        <w:t>umber of epoch</w:t>
      </w:r>
      <w:r w:rsidR="00A32357">
        <w:rPr>
          <w:lang w:val="en-GB"/>
        </w:rPr>
        <w:t>s</w:t>
      </w:r>
      <w:r w:rsidR="00632481">
        <w:rPr>
          <w:lang w:val="en-GB"/>
        </w:rPr>
        <w:t xml:space="preserve">. </w:t>
      </w:r>
      <w:r w:rsidR="00CB6DA6">
        <w:rPr>
          <w:lang w:val="en-GB"/>
        </w:rPr>
        <w:t xml:space="preserve">The values for the HPO variables are given in </w:t>
      </w:r>
      <w:r w:rsidR="00FF68AB">
        <w:rPr>
          <w:lang w:val="en-GB"/>
        </w:rPr>
        <w:fldChar w:fldCharType="begin"/>
      </w:r>
      <w:r w:rsidR="00FF68AB">
        <w:rPr>
          <w:lang w:val="en-GB"/>
        </w:rPr>
        <w:instrText xml:space="preserve"> REF _Ref113980913 \h </w:instrText>
      </w:r>
      <w:r w:rsidR="00FF68AB">
        <w:rPr>
          <w:lang w:val="en-GB"/>
        </w:rPr>
      </w:r>
      <w:r w:rsidR="00FF68AB">
        <w:rPr>
          <w:lang w:val="en-GB"/>
        </w:rPr>
        <w:fldChar w:fldCharType="separate"/>
      </w:r>
      <w:r w:rsidR="000E7938">
        <w:t xml:space="preserve">Table </w:t>
      </w:r>
      <w:r w:rsidR="000E7938">
        <w:rPr>
          <w:noProof/>
        </w:rPr>
        <w:t>2</w:t>
      </w:r>
      <w:r w:rsidR="00FF68AB">
        <w:rPr>
          <w:lang w:val="en-GB"/>
        </w:rPr>
        <w:fldChar w:fldCharType="end"/>
      </w:r>
      <w:r w:rsidR="00FF68AB">
        <w:rPr>
          <w:lang w:val="en-GB"/>
        </w:rPr>
        <w:t xml:space="preserve">. </w:t>
      </w:r>
      <w:r w:rsidR="00A32357">
        <w:rPr>
          <w:lang w:val="en-GB"/>
        </w:rPr>
        <w:fldChar w:fldCharType="begin"/>
      </w:r>
      <w:r w:rsidR="00A32357">
        <w:rPr>
          <w:lang w:val="en-GB"/>
        </w:rPr>
        <w:instrText xml:space="preserve"> REF _Ref113980756 \h </w:instrText>
      </w:r>
      <w:r w:rsidR="00A32357">
        <w:rPr>
          <w:lang w:val="en-GB"/>
        </w:rPr>
      </w:r>
      <w:r w:rsidR="00A32357">
        <w:rPr>
          <w:lang w:val="en-GB"/>
        </w:rPr>
        <w:fldChar w:fldCharType="separate"/>
      </w:r>
      <w:r w:rsidR="000E7938">
        <w:t xml:space="preserve">Figure </w:t>
      </w:r>
      <w:r w:rsidR="000E7938">
        <w:rPr>
          <w:noProof/>
        </w:rPr>
        <w:t>4</w:t>
      </w:r>
      <w:r w:rsidR="00A32357">
        <w:rPr>
          <w:lang w:val="en-GB"/>
        </w:rPr>
        <w:fldChar w:fldCharType="end"/>
      </w:r>
      <w:r w:rsidR="00A32357">
        <w:rPr>
          <w:lang w:val="en-GB"/>
        </w:rPr>
        <w:t xml:space="preserve"> shows an example of the network with </w:t>
      </w:r>
      <w:r w:rsidR="0022552A">
        <w:rPr>
          <w:lang w:val="en-GB"/>
        </w:rPr>
        <w:t>three convolutional layers, 2 hidden layers, and a</w:t>
      </w:r>
      <w:r w:rsidR="00E14339">
        <w:rPr>
          <w:lang w:val="en-GB"/>
        </w:rPr>
        <w:t xml:space="preserve">n </w:t>
      </w:r>
      <w:proofErr w:type="gramStart"/>
      <w:r w:rsidR="00E14339">
        <w:rPr>
          <w:lang w:val="en-GB"/>
        </w:rPr>
        <w:t>out</w:t>
      </w:r>
      <w:r w:rsidR="0022552A">
        <w:rPr>
          <w:lang w:val="en-GB"/>
        </w:rPr>
        <w:t xml:space="preserve"> </w:t>
      </w:r>
      <w:r w:rsidR="00CB6DA6">
        <w:rPr>
          <w:lang w:val="en-GB"/>
        </w:rPr>
        <w:t>filter</w:t>
      </w:r>
      <w:proofErr w:type="gramEnd"/>
      <w:r w:rsidR="00CB6DA6">
        <w:rPr>
          <w:lang w:val="en-GB"/>
        </w:rPr>
        <w:t xml:space="preserve"> ratio of 2.</w:t>
      </w:r>
    </w:p>
    <w:p w14:paraId="245F7730" w14:textId="619CF6FB" w:rsidR="00747FDC" w:rsidRDefault="00224823" w:rsidP="00747FDC">
      <w:pPr>
        <w:keepNext/>
      </w:pPr>
      <w:r>
        <w:rPr>
          <w:noProof/>
        </w:rPr>
        <w:drawing>
          <wp:inline distT="0" distB="0" distL="0" distR="0" wp14:anchorId="76AFE53A" wp14:editId="7DCBD7E8">
            <wp:extent cx="6417733" cy="2670075"/>
            <wp:effectExtent l="0" t="0" r="254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3324" cy="2680722"/>
                    </a:xfrm>
                    <a:prstGeom prst="rect">
                      <a:avLst/>
                    </a:prstGeom>
                    <a:noFill/>
                  </pic:spPr>
                </pic:pic>
              </a:graphicData>
            </a:graphic>
          </wp:inline>
        </w:drawing>
      </w:r>
    </w:p>
    <w:p w14:paraId="4E59102F" w14:textId="569A06A5" w:rsidR="00CD4B27" w:rsidRDefault="00747FDC" w:rsidP="00747FDC">
      <w:pPr>
        <w:pStyle w:val="Caption"/>
        <w:rPr>
          <w:lang w:val="en-GB"/>
        </w:rPr>
      </w:pPr>
      <w:bookmarkStart w:id="15" w:name="_Ref113980756"/>
      <w:r>
        <w:t xml:space="preserve">Figure </w:t>
      </w:r>
      <w:fldSimple w:instr=" SEQ Figure \* ARABIC ">
        <w:r w:rsidR="00583A08">
          <w:rPr>
            <w:noProof/>
          </w:rPr>
          <w:t>4</w:t>
        </w:r>
      </w:fldSimple>
      <w:bookmarkEnd w:id="15"/>
      <w:r>
        <w:t xml:space="preserve">: </w:t>
      </w:r>
      <w:r w:rsidR="00DF2461">
        <w:t>CNN architecture example</w:t>
      </w:r>
      <w:r w:rsidR="00263DED">
        <w:t xml:space="preserve"> with a convolutional channel ratio of 2.</w:t>
      </w:r>
    </w:p>
    <w:p w14:paraId="159B5820" w14:textId="7093B3CD" w:rsidR="0001601B" w:rsidRDefault="0001601B" w:rsidP="00CB6DA6">
      <w:pPr>
        <w:pStyle w:val="Caption"/>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E14339" w14:paraId="32535563" w14:textId="77777777" w:rsidTr="00E14339">
        <w:tc>
          <w:tcPr>
            <w:tcW w:w="10110" w:type="dxa"/>
          </w:tcPr>
          <w:tbl>
            <w:tblPr>
              <w:tblStyle w:val="GridTable1Light"/>
              <w:tblW w:w="0" w:type="auto"/>
              <w:jc w:val="center"/>
              <w:tblLook w:val="04A0" w:firstRow="1" w:lastRow="0" w:firstColumn="1" w:lastColumn="0" w:noHBand="0" w:noVBand="1"/>
            </w:tblPr>
            <w:tblGrid>
              <w:gridCol w:w="3370"/>
              <w:gridCol w:w="3370"/>
            </w:tblGrid>
            <w:tr w:rsidR="00E14339" w14:paraId="616A3FDF" w14:textId="77777777" w:rsidTr="00481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0" w:type="dxa"/>
                </w:tcPr>
                <w:p w14:paraId="69E69623" w14:textId="77777777" w:rsidR="00E14339" w:rsidRDefault="00E14339" w:rsidP="00E14339">
                  <w:pPr>
                    <w:rPr>
                      <w:lang w:val="en-GB"/>
                    </w:rPr>
                  </w:pPr>
                </w:p>
                <w:p w14:paraId="4E1AA756" w14:textId="77777777" w:rsidR="00E14339" w:rsidRPr="007851F4" w:rsidRDefault="00E14339" w:rsidP="00E14339">
                  <w:pPr>
                    <w:jc w:val="center"/>
                    <w:rPr>
                      <w:lang w:val="en-GB"/>
                    </w:rPr>
                  </w:pPr>
                  <w:r w:rsidRPr="007851F4">
                    <w:rPr>
                      <w:lang w:val="en-GB"/>
                    </w:rPr>
                    <w:t>Variable Parameter</w:t>
                  </w:r>
                </w:p>
              </w:tc>
              <w:tc>
                <w:tcPr>
                  <w:tcW w:w="3370" w:type="dxa"/>
                </w:tcPr>
                <w:p w14:paraId="6F927A49" w14:textId="77777777" w:rsidR="00E14339" w:rsidRPr="007851F4" w:rsidRDefault="00E14339" w:rsidP="00E14339">
                  <w:pPr>
                    <w:jc w:val="center"/>
                    <w:cnfStyle w:val="100000000000" w:firstRow="1" w:lastRow="0" w:firstColumn="0" w:lastColumn="0" w:oddVBand="0" w:evenVBand="0" w:oddHBand="0" w:evenHBand="0" w:firstRowFirstColumn="0" w:firstRowLastColumn="0" w:lastRowFirstColumn="0" w:lastRowLastColumn="0"/>
                    <w:rPr>
                      <w:lang w:val="en-GB"/>
                    </w:rPr>
                  </w:pPr>
                  <w:r w:rsidRPr="007851F4">
                    <w:rPr>
                      <w:lang w:val="en-GB"/>
                    </w:rPr>
                    <w:t>Range</w:t>
                  </w:r>
                </w:p>
              </w:tc>
            </w:tr>
            <w:tr w:rsidR="00E14339" w14:paraId="5CCE9366"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442149DE" w14:textId="77777777" w:rsidR="00E14339" w:rsidRPr="007851F4" w:rsidRDefault="00E14339" w:rsidP="00E14339">
                  <w:pPr>
                    <w:jc w:val="center"/>
                    <w:rPr>
                      <w:b w:val="0"/>
                      <w:bCs w:val="0"/>
                      <w:lang w:val="en-GB"/>
                    </w:rPr>
                  </w:pPr>
                  <w:r w:rsidRPr="007851F4">
                    <w:rPr>
                      <w:b w:val="0"/>
                      <w:bCs w:val="0"/>
                      <w:lang w:val="en-GB"/>
                    </w:rPr>
                    <w:t>Number of fully connected layers</w:t>
                  </w:r>
                </w:p>
              </w:tc>
              <w:tc>
                <w:tcPr>
                  <w:tcW w:w="3370" w:type="dxa"/>
                </w:tcPr>
                <w:p w14:paraId="4C1BAD27" w14:textId="77777777" w:rsidR="00E14339" w:rsidRDefault="00E14339" w:rsidP="00E14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1 - 6</w:t>
                  </w:r>
                </w:p>
              </w:tc>
            </w:tr>
            <w:tr w:rsidR="00E14339" w14:paraId="1ED8996D"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7BF98EE9" w14:textId="77777777" w:rsidR="00E14339" w:rsidRPr="007851F4" w:rsidRDefault="00E14339" w:rsidP="00E14339">
                  <w:pPr>
                    <w:jc w:val="center"/>
                    <w:rPr>
                      <w:b w:val="0"/>
                      <w:bCs w:val="0"/>
                      <w:lang w:val="en-GB"/>
                    </w:rPr>
                  </w:pPr>
                  <w:r w:rsidRPr="007851F4">
                    <w:rPr>
                      <w:b w:val="0"/>
                      <w:bCs w:val="0"/>
                      <w:lang w:val="en-GB"/>
                    </w:rPr>
                    <w:lastRenderedPageBreak/>
                    <w:t>Number of convolutional layers</w:t>
                  </w:r>
                </w:p>
              </w:tc>
              <w:tc>
                <w:tcPr>
                  <w:tcW w:w="3370" w:type="dxa"/>
                </w:tcPr>
                <w:p w14:paraId="2FEC7F33" w14:textId="77777777" w:rsidR="00E14339" w:rsidRDefault="00E14339" w:rsidP="00E14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1 - 6</w:t>
                  </w:r>
                </w:p>
              </w:tc>
            </w:tr>
            <w:tr w:rsidR="00E14339" w14:paraId="395A9D05"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7682B287" w14:textId="77777777" w:rsidR="00E14339" w:rsidRPr="007851F4" w:rsidRDefault="00E14339" w:rsidP="00E14339">
                  <w:pPr>
                    <w:jc w:val="center"/>
                    <w:rPr>
                      <w:b w:val="0"/>
                      <w:bCs w:val="0"/>
                      <w:lang w:val="en-GB"/>
                    </w:rPr>
                  </w:pPr>
                  <w:r w:rsidRPr="007851F4">
                    <w:rPr>
                      <w:b w:val="0"/>
                      <w:bCs w:val="0"/>
                      <w:lang w:val="en-GB"/>
                    </w:rPr>
                    <w:t>Channel ratio for convolutional layer filters</w:t>
                  </w:r>
                </w:p>
              </w:tc>
              <w:tc>
                <w:tcPr>
                  <w:tcW w:w="3370" w:type="dxa"/>
                </w:tcPr>
                <w:p w14:paraId="0F07CD46" w14:textId="77777777" w:rsidR="00E14339" w:rsidRDefault="00E14339" w:rsidP="00E14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1 - 3</w:t>
                  </w:r>
                </w:p>
              </w:tc>
            </w:tr>
            <w:tr w:rsidR="00E14339" w14:paraId="7CA1EA41"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64469132" w14:textId="77777777" w:rsidR="00E14339" w:rsidRPr="007851F4" w:rsidRDefault="00E14339" w:rsidP="00E14339">
                  <w:pPr>
                    <w:jc w:val="center"/>
                    <w:rPr>
                      <w:b w:val="0"/>
                      <w:bCs w:val="0"/>
                      <w:lang w:val="en-GB"/>
                    </w:rPr>
                  </w:pPr>
                  <w:r w:rsidRPr="007851F4">
                    <w:rPr>
                      <w:b w:val="0"/>
                      <w:bCs w:val="0"/>
                      <w:lang w:val="en-GB"/>
                    </w:rPr>
                    <w:t>Batch size</w:t>
                  </w:r>
                </w:p>
              </w:tc>
              <w:tc>
                <w:tcPr>
                  <w:tcW w:w="3370" w:type="dxa"/>
                </w:tcPr>
                <w:p w14:paraId="023D16D7" w14:textId="77777777" w:rsidR="00E14339" w:rsidRDefault="00E14339" w:rsidP="00E14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16,</w:t>
                  </w:r>
                  <w:r>
                    <w:t xml:space="preserve"> </w:t>
                  </w:r>
                  <w:r w:rsidRPr="00FF6A41">
                    <w:rPr>
                      <w:lang w:val="en-GB"/>
                    </w:rPr>
                    <w:t>32</w:t>
                  </w:r>
                  <w:r>
                    <w:rPr>
                      <w:lang w:val="en-GB"/>
                    </w:rPr>
                    <w:t xml:space="preserve">, </w:t>
                  </w:r>
                  <w:r w:rsidRPr="00FF6A41">
                    <w:rPr>
                      <w:lang w:val="en-GB"/>
                    </w:rPr>
                    <w:t>64</w:t>
                  </w:r>
                  <w:r>
                    <w:rPr>
                      <w:lang w:val="en-GB"/>
                    </w:rPr>
                    <w:t xml:space="preserve">, </w:t>
                  </w:r>
                  <w:r w:rsidRPr="00FF6A41">
                    <w:rPr>
                      <w:lang w:val="en-GB"/>
                    </w:rPr>
                    <w:t>128</w:t>
                  </w:r>
                  <w:r>
                    <w:rPr>
                      <w:lang w:val="en-GB"/>
                    </w:rPr>
                    <w:t xml:space="preserve">, </w:t>
                  </w:r>
                  <w:r w:rsidRPr="00FF6A41">
                    <w:rPr>
                      <w:lang w:val="en-GB"/>
                    </w:rPr>
                    <w:t>256</w:t>
                  </w:r>
                </w:p>
              </w:tc>
            </w:tr>
            <w:tr w:rsidR="00E14339" w14:paraId="66C37DA1"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6AA4A9A3" w14:textId="77777777" w:rsidR="00E14339" w:rsidRPr="007851F4" w:rsidRDefault="00E14339" w:rsidP="00E14339">
                  <w:pPr>
                    <w:jc w:val="center"/>
                    <w:rPr>
                      <w:b w:val="0"/>
                      <w:bCs w:val="0"/>
                      <w:lang w:val="en-GB"/>
                    </w:rPr>
                  </w:pPr>
                  <w:r w:rsidRPr="007851F4">
                    <w:rPr>
                      <w:b w:val="0"/>
                      <w:bCs w:val="0"/>
                      <w:lang w:val="en-GB"/>
                    </w:rPr>
                    <w:t>Early stop</w:t>
                  </w:r>
                </w:p>
              </w:tc>
              <w:tc>
                <w:tcPr>
                  <w:tcW w:w="3370" w:type="dxa"/>
                </w:tcPr>
                <w:p w14:paraId="4A0CC3E1" w14:textId="77777777" w:rsidR="00E14339" w:rsidRDefault="00E14339" w:rsidP="00E14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0 - 5</w:t>
                  </w:r>
                </w:p>
              </w:tc>
            </w:tr>
            <w:tr w:rsidR="00E14339" w14:paraId="4271EF9E"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74B78318" w14:textId="77777777" w:rsidR="00E14339" w:rsidRPr="007851F4" w:rsidRDefault="00E14339" w:rsidP="00E14339">
                  <w:pPr>
                    <w:jc w:val="center"/>
                    <w:rPr>
                      <w:b w:val="0"/>
                      <w:bCs w:val="0"/>
                      <w:lang w:val="en-GB"/>
                    </w:rPr>
                  </w:pPr>
                  <w:r w:rsidRPr="007851F4">
                    <w:rPr>
                      <w:b w:val="0"/>
                      <w:bCs w:val="0"/>
                      <w:lang w:val="en-GB"/>
                    </w:rPr>
                    <w:t>Learning rate</w:t>
                  </w:r>
                </w:p>
              </w:tc>
              <w:tc>
                <w:tcPr>
                  <w:tcW w:w="3370" w:type="dxa"/>
                </w:tcPr>
                <w:p w14:paraId="3F2D285B" w14:textId="77777777" w:rsidR="00E14339" w:rsidRDefault="00E14339" w:rsidP="00E14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0.00001 – 0.5 (log scale)</w:t>
                  </w:r>
                </w:p>
              </w:tc>
            </w:tr>
            <w:tr w:rsidR="00E14339" w14:paraId="5F240A81"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280261F5" w14:textId="77777777" w:rsidR="00E14339" w:rsidRPr="007851F4" w:rsidRDefault="00E14339" w:rsidP="00E14339">
                  <w:pPr>
                    <w:jc w:val="center"/>
                    <w:rPr>
                      <w:b w:val="0"/>
                      <w:bCs w:val="0"/>
                      <w:lang w:val="en-GB"/>
                    </w:rPr>
                  </w:pPr>
                  <w:r w:rsidRPr="007851F4">
                    <w:rPr>
                      <w:b w:val="0"/>
                      <w:bCs w:val="0"/>
                      <w:lang w:val="en-GB"/>
                    </w:rPr>
                    <w:t>Momentum</w:t>
                  </w:r>
                </w:p>
              </w:tc>
              <w:tc>
                <w:tcPr>
                  <w:tcW w:w="3370" w:type="dxa"/>
                </w:tcPr>
                <w:p w14:paraId="7E74BA82" w14:textId="77777777" w:rsidR="00E14339" w:rsidRDefault="00E14339" w:rsidP="00E14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0 - 1</w:t>
                  </w:r>
                </w:p>
              </w:tc>
            </w:tr>
            <w:tr w:rsidR="00E14339" w14:paraId="156936D8" w14:textId="77777777" w:rsidTr="00481348">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04B3EBAE" w14:textId="77777777" w:rsidR="00E14339" w:rsidRPr="007851F4" w:rsidRDefault="00E14339" w:rsidP="00E14339">
                  <w:pPr>
                    <w:jc w:val="center"/>
                    <w:rPr>
                      <w:b w:val="0"/>
                      <w:bCs w:val="0"/>
                      <w:lang w:val="en-GB"/>
                    </w:rPr>
                  </w:pPr>
                  <w:r w:rsidRPr="007851F4">
                    <w:rPr>
                      <w:b w:val="0"/>
                      <w:bCs w:val="0"/>
                      <w:lang w:val="en-GB"/>
                    </w:rPr>
                    <w:t>Number of epochs</w:t>
                  </w:r>
                </w:p>
              </w:tc>
              <w:tc>
                <w:tcPr>
                  <w:tcW w:w="3370" w:type="dxa"/>
                </w:tcPr>
                <w:p w14:paraId="05652C82" w14:textId="77777777" w:rsidR="00E14339" w:rsidRDefault="00E14339" w:rsidP="00E14339">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100 - 500</w:t>
                  </w:r>
                </w:p>
              </w:tc>
            </w:tr>
          </w:tbl>
          <w:p w14:paraId="67CCAE9B" w14:textId="77777777" w:rsidR="00E14339" w:rsidRDefault="00E14339" w:rsidP="00E14339">
            <w:pPr>
              <w:keepNext/>
              <w:rPr>
                <w:lang w:val="en-GB"/>
              </w:rPr>
            </w:pPr>
          </w:p>
        </w:tc>
      </w:tr>
    </w:tbl>
    <w:p w14:paraId="14B09ED7" w14:textId="60DC04F4" w:rsidR="00E14339" w:rsidRDefault="00E14339" w:rsidP="00E14339">
      <w:pPr>
        <w:pStyle w:val="Caption"/>
        <w:rPr>
          <w:lang w:val="en-GB"/>
        </w:rPr>
      </w:pPr>
      <w:r>
        <w:lastRenderedPageBreak/>
        <w:t xml:space="preserve">Table </w:t>
      </w:r>
      <w:fldSimple w:instr=" SEQ Table \* ARABIC ">
        <w:r w:rsidR="006860AE">
          <w:rPr>
            <w:noProof/>
          </w:rPr>
          <w:t>2</w:t>
        </w:r>
      </w:fldSimple>
      <w:r>
        <w:t>: HPO variables and their range of values.</w:t>
      </w:r>
    </w:p>
    <w:p w14:paraId="09CBD4A6" w14:textId="2153E213" w:rsidR="005F3C86" w:rsidRPr="005F3C86" w:rsidRDefault="00905BDB" w:rsidP="00B202D6">
      <w:pPr>
        <w:rPr>
          <w:i/>
          <w:iCs/>
          <w:strike/>
          <w:lang w:val="en-GB"/>
        </w:rPr>
      </w:pPr>
      <w:r>
        <w:rPr>
          <w:lang w:val="en-GB"/>
        </w:rPr>
        <w:t xml:space="preserve">The HPO was performed </w:t>
      </w:r>
      <w:r w:rsidR="00C41CCC">
        <w:rPr>
          <w:lang w:val="en-GB"/>
        </w:rPr>
        <w:t>using</w:t>
      </w:r>
      <w:r>
        <w:rPr>
          <w:lang w:val="en-GB"/>
        </w:rPr>
        <w:t xml:space="preserve"> the</w:t>
      </w:r>
      <w:r w:rsidR="00C41CCC">
        <w:rPr>
          <w:lang w:val="en-GB"/>
        </w:rPr>
        <w:t xml:space="preserve"> </w:t>
      </w:r>
      <w:r>
        <w:rPr>
          <w:lang w:val="en-GB"/>
        </w:rPr>
        <w:t xml:space="preserve">experimental </w:t>
      </w:r>
      <w:r w:rsidR="00C41CCC">
        <w:rPr>
          <w:lang w:val="en-GB"/>
        </w:rPr>
        <w:t xml:space="preserve">test </w:t>
      </w:r>
      <w:r>
        <w:rPr>
          <w:lang w:val="en-GB"/>
        </w:rPr>
        <w:t>dataset</w:t>
      </w:r>
      <w:r w:rsidR="008617BC">
        <w:rPr>
          <w:lang w:val="en-GB"/>
        </w:rPr>
        <w:t xml:space="preserve">, made up of 334 defect </w:t>
      </w:r>
      <w:r w:rsidR="00A77514">
        <w:rPr>
          <w:lang w:val="en-GB"/>
        </w:rPr>
        <w:t>images and the same number of defect free images</w:t>
      </w:r>
      <w:r w:rsidR="00CB4615">
        <w:rPr>
          <w:lang w:val="en-GB"/>
        </w:rPr>
        <w:t xml:space="preserve"> from the clean test dataset</w:t>
      </w:r>
      <w:r w:rsidR="006321EB">
        <w:rPr>
          <w:lang w:val="en-GB"/>
        </w:rPr>
        <w:t xml:space="preserve">. </w:t>
      </w:r>
      <w:commentRangeStart w:id="16"/>
      <w:r w:rsidR="00F962EA">
        <w:rPr>
          <w:lang w:val="en-GB"/>
        </w:rPr>
        <w:t xml:space="preserve">The algorithm first performed </w:t>
      </w:r>
      <w:r w:rsidR="00F55A5B">
        <w:rPr>
          <w:lang w:val="en-GB"/>
        </w:rPr>
        <w:t>128</w:t>
      </w:r>
      <w:r w:rsidR="00F962EA">
        <w:rPr>
          <w:lang w:val="en-GB"/>
        </w:rPr>
        <w:t xml:space="preserve"> random mutations</w:t>
      </w:r>
      <w:r w:rsidR="001F5720">
        <w:rPr>
          <w:lang w:val="en-GB"/>
        </w:rPr>
        <w:t>.</w:t>
      </w:r>
      <w:r w:rsidR="00FA0B78">
        <w:rPr>
          <w:lang w:val="en-GB"/>
        </w:rPr>
        <w:t xml:space="preserve"> From this </w:t>
      </w:r>
      <w:r w:rsidR="00394F90">
        <w:rPr>
          <w:lang w:val="en-GB"/>
        </w:rPr>
        <w:t>a genetic algorithm was used for a total of 512</w:t>
      </w:r>
      <w:r w:rsidR="001F5720">
        <w:rPr>
          <w:lang w:val="en-GB"/>
        </w:rPr>
        <w:t xml:space="preserve"> </w:t>
      </w:r>
      <w:r w:rsidR="00394F90">
        <w:rPr>
          <w:lang w:val="en-GB"/>
        </w:rPr>
        <w:t xml:space="preserve">mutations. </w:t>
      </w:r>
      <w:r w:rsidR="001F5720">
        <w:rPr>
          <w:lang w:val="en-GB"/>
        </w:rPr>
        <w:t xml:space="preserve">For each mutation, the average F1 score over 10 iterations was </w:t>
      </w:r>
      <w:r w:rsidR="004D15FC">
        <w:rPr>
          <w:lang w:val="en-GB"/>
        </w:rPr>
        <w:t xml:space="preserve">used as the evaluation metric. The dataset was randomly subsampled for each iteration </w:t>
      </w:r>
      <w:r w:rsidR="007247A0">
        <w:rPr>
          <w:lang w:val="en-GB"/>
        </w:rPr>
        <w:t>with</w:t>
      </w:r>
      <w:r w:rsidR="004D15FC">
        <w:rPr>
          <w:lang w:val="en-GB"/>
        </w:rPr>
        <w:t xml:space="preserve"> </w:t>
      </w:r>
      <w:r w:rsidR="00350239">
        <w:rPr>
          <w:lang w:val="en-GB"/>
        </w:rPr>
        <w:t>8</w:t>
      </w:r>
      <w:r w:rsidR="004D15FC">
        <w:rPr>
          <w:lang w:val="en-GB"/>
        </w:rPr>
        <w:t xml:space="preserve">0% of the </w:t>
      </w:r>
      <w:r w:rsidR="007247A0">
        <w:rPr>
          <w:lang w:val="en-GB"/>
        </w:rPr>
        <w:t xml:space="preserve">dataset used for training and </w:t>
      </w:r>
      <w:r w:rsidR="00350239">
        <w:rPr>
          <w:lang w:val="en-GB"/>
        </w:rPr>
        <w:t>2</w:t>
      </w:r>
      <w:r w:rsidR="007247A0">
        <w:rPr>
          <w:lang w:val="en-GB"/>
        </w:rPr>
        <w:t>0% used for testing.</w:t>
      </w:r>
      <w:r w:rsidR="001A45DD">
        <w:rPr>
          <w:lang w:val="en-GB"/>
        </w:rPr>
        <w:t xml:space="preserve"> </w:t>
      </w:r>
      <w:commentRangeEnd w:id="16"/>
      <w:r w:rsidR="00747473">
        <w:rPr>
          <w:rStyle w:val="CommentReference"/>
        </w:rPr>
        <w:commentReference w:id="16"/>
      </w:r>
      <w:r w:rsidR="001A45DD">
        <w:rPr>
          <w:lang w:val="en-GB"/>
        </w:rPr>
        <w:t xml:space="preserve">The </w:t>
      </w:r>
      <w:r w:rsidR="00E749BD">
        <w:rPr>
          <w:lang w:val="en-GB"/>
        </w:rPr>
        <w:t xml:space="preserve">optimum </w:t>
      </w:r>
      <w:r w:rsidR="001A45DD">
        <w:rPr>
          <w:lang w:val="en-GB"/>
        </w:rPr>
        <w:t xml:space="preserve">final network had an average F1 score of </w:t>
      </w:r>
      <w:r w:rsidR="00227CBD" w:rsidRPr="00227CBD">
        <w:rPr>
          <w:lang w:val="en-GB"/>
        </w:rPr>
        <w:t>0.97</w:t>
      </w:r>
      <w:r w:rsidR="00227CBD">
        <w:rPr>
          <w:lang w:val="en-GB"/>
        </w:rPr>
        <w:t>8</w:t>
      </w:r>
      <w:r w:rsidR="005D5108">
        <w:rPr>
          <w:lang w:val="en-GB"/>
        </w:rPr>
        <w:t>. The hyperparameters are outlined in</w:t>
      </w:r>
      <w:r w:rsidR="00E24D5F">
        <w:rPr>
          <w:lang w:val="en-GB"/>
        </w:rPr>
        <w:t xml:space="preserve"> </w:t>
      </w:r>
      <w:r w:rsidR="00E24D5F">
        <w:rPr>
          <w:lang w:val="en-GB"/>
        </w:rPr>
        <w:fldChar w:fldCharType="begin"/>
      </w:r>
      <w:r w:rsidR="00E24D5F">
        <w:rPr>
          <w:lang w:val="en-GB"/>
        </w:rPr>
        <w:instrText xml:space="preserve"> REF _Ref115432857 \h </w:instrText>
      </w:r>
      <w:r w:rsidR="00E24D5F">
        <w:rPr>
          <w:lang w:val="en-GB"/>
        </w:rPr>
      </w:r>
      <w:r w:rsidR="00E24D5F">
        <w:rPr>
          <w:lang w:val="en-GB"/>
        </w:rPr>
        <w:fldChar w:fldCharType="separate"/>
      </w:r>
      <w:r w:rsidR="00E24D5F">
        <w:t xml:space="preserve">Table </w:t>
      </w:r>
      <w:r w:rsidR="00E24D5F">
        <w:rPr>
          <w:noProof/>
        </w:rPr>
        <w:t>2</w:t>
      </w:r>
      <w:r w:rsidR="00E24D5F">
        <w:rPr>
          <w:lang w:val="en-GB"/>
        </w:rPr>
        <w:fldChar w:fldCharType="end"/>
      </w:r>
      <w:r w:rsidR="00D822F7">
        <w:rPr>
          <w:lang w:val="en-GB"/>
        </w:rPr>
        <w:t>.</w:t>
      </w:r>
      <w:r w:rsidR="00E841EA" w:rsidRPr="00E841EA">
        <w:t xml:space="preserve"> </w:t>
      </w:r>
      <w:r w:rsidR="00E841EA" w:rsidRPr="00E841EA">
        <w:rPr>
          <w:lang w:val="en-GB"/>
        </w:rPr>
        <w:t xml:space="preserve">The network was implemented using the </w:t>
      </w:r>
      <w:proofErr w:type="spellStart"/>
      <w:r w:rsidR="00E841EA" w:rsidRPr="00E841EA">
        <w:rPr>
          <w:lang w:val="en-GB"/>
        </w:rPr>
        <w:t>Pytorch</w:t>
      </w:r>
      <w:proofErr w:type="spellEnd"/>
      <w:r w:rsidR="00E841EA" w:rsidRPr="00E841EA">
        <w:rPr>
          <w:lang w:val="en-GB"/>
        </w:rPr>
        <w:t xml:space="preserve"> framework</w:t>
      </w:r>
      <w:r w:rsidR="00B03F5F">
        <w:rPr>
          <w:lang w:val="en-GB"/>
        </w:rPr>
        <w:t>.</w:t>
      </w:r>
    </w:p>
    <w:tbl>
      <w:tblPr>
        <w:tblStyle w:val="GridTable1Light"/>
        <w:tblW w:w="0" w:type="auto"/>
        <w:jc w:val="center"/>
        <w:tblLook w:val="04A0" w:firstRow="1" w:lastRow="0" w:firstColumn="1" w:lastColumn="0" w:noHBand="0" w:noVBand="1"/>
      </w:tblPr>
      <w:tblGrid>
        <w:gridCol w:w="3370"/>
        <w:gridCol w:w="3370"/>
      </w:tblGrid>
      <w:tr w:rsidR="00585A68" w14:paraId="2352B159" w14:textId="77777777" w:rsidTr="00481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0" w:type="dxa"/>
          </w:tcPr>
          <w:p w14:paraId="0272CF82" w14:textId="77777777" w:rsidR="00585A68" w:rsidRDefault="00585A68" w:rsidP="00481348">
            <w:pPr>
              <w:rPr>
                <w:lang w:val="en-GB"/>
              </w:rPr>
            </w:pPr>
          </w:p>
          <w:p w14:paraId="098F715E" w14:textId="77777777" w:rsidR="00585A68" w:rsidRPr="007851F4" w:rsidRDefault="00585A68" w:rsidP="00481348">
            <w:pPr>
              <w:jc w:val="center"/>
              <w:rPr>
                <w:lang w:val="en-GB"/>
              </w:rPr>
            </w:pPr>
            <w:r w:rsidRPr="007851F4">
              <w:rPr>
                <w:lang w:val="en-GB"/>
              </w:rPr>
              <w:t>Variable Parameter</w:t>
            </w:r>
          </w:p>
        </w:tc>
        <w:tc>
          <w:tcPr>
            <w:tcW w:w="3370" w:type="dxa"/>
          </w:tcPr>
          <w:p w14:paraId="5EFCCD09" w14:textId="77777777" w:rsidR="00585A68" w:rsidRPr="007851F4" w:rsidRDefault="00585A68" w:rsidP="00481348">
            <w:pPr>
              <w:jc w:val="center"/>
              <w:cnfStyle w:val="100000000000" w:firstRow="1" w:lastRow="0" w:firstColumn="0" w:lastColumn="0" w:oddVBand="0" w:evenVBand="0" w:oddHBand="0" w:evenHBand="0" w:firstRowFirstColumn="0" w:firstRowLastColumn="0" w:lastRowFirstColumn="0" w:lastRowLastColumn="0"/>
              <w:rPr>
                <w:lang w:val="en-GB"/>
              </w:rPr>
            </w:pPr>
            <w:r w:rsidRPr="007851F4">
              <w:rPr>
                <w:lang w:val="en-GB"/>
              </w:rPr>
              <w:t>Range</w:t>
            </w:r>
          </w:p>
        </w:tc>
      </w:tr>
      <w:tr w:rsidR="00585A68" w14:paraId="356E749B"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366A5AC8" w14:textId="77777777" w:rsidR="00585A68" w:rsidRPr="007851F4" w:rsidRDefault="00585A68" w:rsidP="00481348">
            <w:pPr>
              <w:jc w:val="center"/>
              <w:rPr>
                <w:b w:val="0"/>
                <w:bCs w:val="0"/>
                <w:lang w:val="en-GB"/>
              </w:rPr>
            </w:pPr>
            <w:r w:rsidRPr="007851F4">
              <w:rPr>
                <w:b w:val="0"/>
                <w:bCs w:val="0"/>
                <w:lang w:val="en-GB"/>
              </w:rPr>
              <w:t>Number of fully connected layers</w:t>
            </w:r>
          </w:p>
        </w:tc>
        <w:tc>
          <w:tcPr>
            <w:tcW w:w="3370" w:type="dxa"/>
            <w:vAlign w:val="center"/>
          </w:tcPr>
          <w:p w14:paraId="29296E05" w14:textId="1E9824B5" w:rsidR="00585A68" w:rsidRPr="00443F75" w:rsidRDefault="002E55BD" w:rsidP="00E841EA">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1</w:t>
            </w:r>
          </w:p>
        </w:tc>
      </w:tr>
      <w:tr w:rsidR="00585A68" w14:paraId="626C30AE"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697C4063" w14:textId="77777777" w:rsidR="00585A68" w:rsidRPr="007851F4" w:rsidRDefault="00585A68" w:rsidP="00481348">
            <w:pPr>
              <w:jc w:val="center"/>
              <w:rPr>
                <w:b w:val="0"/>
                <w:bCs w:val="0"/>
                <w:lang w:val="en-GB"/>
              </w:rPr>
            </w:pPr>
            <w:r w:rsidRPr="007851F4">
              <w:rPr>
                <w:b w:val="0"/>
                <w:bCs w:val="0"/>
                <w:lang w:val="en-GB"/>
              </w:rPr>
              <w:t>Number of convolutional layers</w:t>
            </w:r>
          </w:p>
        </w:tc>
        <w:tc>
          <w:tcPr>
            <w:tcW w:w="3370" w:type="dxa"/>
            <w:vAlign w:val="center"/>
          </w:tcPr>
          <w:p w14:paraId="5EBF0D40" w14:textId="41B48B1D" w:rsidR="00585A68" w:rsidRPr="00443F75" w:rsidRDefault="002E55BD" w:rsidP="00E841EA">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3</w:t>
            </w:r>
          </w:p>
        </w:tc>
      </w:tr>
      <w:tr w:rsidR="00585A68" w14:paraId="2A5C97F8"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6B947AA5" w14:textId="77777777" w:rsidR="00585A68" w:rsidRPr="007851F4" w:rsidRDefault="00585A68" w:rsidP="00481348">
            <w:pPr>
              <w:jc w:val="center"/>
              <w:rPr>
                <w:b w:val="0"/>
                <w:bCs w:val="0"/>
                <w:lang w:val="en-GB"/>
              </w:rPr>
            </w:pPr>
            <w:r w:rsidRPr="007851F4">
              <w:rPr>
                <w:b w:val="0"/>
                <w:bCs w:val="0"/>
                <w:lang w:val="en-GB"/>
              </w:rPr>
              <w:t>Channel ratio for convolutional layer filters</w:t>
            </w:r>
          </w:p>
        </w:tc>
        <w:tc>
          <w:tcPr>
            <w:tcW w:w="3370" w:type="dxa"/>
            <w:vAlign w:val="center"/>
          </w:tcPr>
          <w:p w14:paraId="3A31FA50" w14:textId="08FF2181" w:rsidR="00585A68" w:rsidRPr="00443F75" w:rsidRDefault="002E55BD" w:rsidP="00E841EA">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3</w:t>
            </w:r>
          </w:p>
        </w:tc>
      </w:tr>
      <w:tr w:rsidR="00585A68" w14:paraId="2EF7324A"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3D3ED4D1" w14:textId="77777777" w:rsidR="00585A68" w:rsidRPr="007851F4" w:rsidRDefault="00585A68" w:rsidP="00481348">
            <w:pPr>
              <w:jc w:val="center"/>
              <w:rPr>
                <w:b w:val="0"/>
                <w:bCs w:val="0"/>
                <w:lang w:val="en-GB"/>
              </w:rPr>
            </w:pPr>
            <w:r w:rsidRPr="007851F4">
              <w:rPr>
                <w:b w:val="0"/>
                <w:bCs w:val="0"/>
                <w:lang w:val="en-GB"/>
              </w:rPr>
              <w:t>Batch size</w:t>
            </w:r>
          </w:p>
        </w:tc>
        <w:tc>
          <w:tcPr>
            <w:tcW w:w="3370" w:type="dxa"/>
            <w:vAlign w:val="center"/>
          </w:tcPr>
          <w:p w14:paraId="2E7739F5" w14:textId="082A5F60" w:rsidR="00585A68" w:rsidRPr="00443F75" w:rsidRDefault="00585A68" w:rsidP="00E841EA">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16</w:t>
            </w:r>
          </w:p>
        </w:tc>
      </w:tr>
      <w:tr w:rsidR="00585A68" w14:paraId="43CC93E6"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5C5102E5" w14:textId="77777777" w:rsidR="00585A68" w:rsidRPr="007851F4" w:rsidRDefault="00585A68" w:rsidP="00481348">
            <w:pPr>
              <w:jc w:val="center"/>
              <w:rPr>
                <w:b w:val="0"/>
                <w:bCs w:val="0"/>
                <w:lang w:val="en-GB"/>
              </w:rPr>
            </w:pPr>
            <w:r w:rsidRPr="007851F4">
              <w:rPr>
                <w:b w:val="0"/>
                <w:bCs w:val="0"/>
                <w:lang w:val="en-GB"/>
              </w:rPr>
              <w:t>Early stop</w:t>
            </w:r>
          </w:p>
        </w:tc>
        <w:tc>
          <w:tcPr>
            <w:tcW w:w="3370" w:type="dxa"/>
            <w:vAlign w:val="center"/>
          </w:tcPr>
          <w:p w14:paraId="2AE8E602" w14:textId="09141CFA" w:rsidR="00585A68" w:rsidRPr="00443F75" w:rsidRDefault="00187AD4" w:rsidP="00E841EA">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1</w:t>
            </w:r>
          </w:p>
        </w:tc>
      </w:tr>
      <w:tr w:rsidR="00585A68" w14:paraId="17C87207"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1A52A8BC" w14:textId="77777777" w:rsidR="00585A68" w:rsidRPr="007851F4" w:rsidRDefault="00585A68" w:rsidP="00481348">
            <w:pPr>
              <w:jc w:val="center"/>
              <w:rPr>
                <w:b w:val="0"/>
                <w:bCs w:val="0"/>
                <w:lang w:val="en-GB"/>
              </w:rPr>
            </w:pPr>
            <w:r w:rsidRPr="007851F4">
              <w:rPr>
                <w:b w:val="0"/>
                <w:bCs w:val="0"/>
                <w:lang w:val="en-GB"/>
              </w:rPr>
              <w:t>Learning rate</w:t>
            </w:r>
          </w:p>
        </w:tc>
        <w:tc>
          <w:tcPr>
            <w:tcW w:w="3370" w:type="dxa"/>
            <w:vAlign w:val="center"/>
          </w:tcPr>
          <w:p w14:paraId="70200764" w14:textId="197C8ADA" w:rsidR="00585A68" w:rsidRPr="00443F75" w:rsidRDefault="00187AD4" w:rsidP="00E841EA">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0.01</w:t>
            </w:r>
            <w:r w:rsidR="002E55BD" w:rsidRPr="00443F75">
              <w:rPr>
                <w:lang w:val="en-GB"/>
              </w:rPr>
              <w:t>4</w:t>
            </w:r>
          </w:p>
        </w:tc>
      </w:tr>
      <w:tr w:rsidR="00585A68" w14:paraId="59843736"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7FCB4331" w14:textId="77777777" w:rsidR="00585A68" w:rsidRPr="007851F4" w:rsidRDefault="00585A68" w:rsidP="00481348">
            <w:pPr>
              <w:jc w:val="center"/>
              <w:rPr>
                <w:b w:val="0"/>
                <w:bCs w:val="0"/>
                <w:lang w:val="en-GB"/>
              </w:rPr>
            </w:pPr>
            <w:r w:rsidRPr="007851F4">
              <w:rPr>
                <w:b w:val="0"/>
                <w:bCs w:val="0"/>
                <w:lang w:val="en-GB"/>
              </w:rPr>
              <w:t>Momentum</w:t>
            </w:r>
          </w:p>
        </w:tc>
        <w:tc>
          <w:tcPr>
            <w:tcW w:w="3370" w:type="dxa"/>
            <w:vAlign w:val="center"/>
          </w:tcPr>
          <w:p w14:paraId="33DDA809" w14:textId="40F751E4" w:rsidR="00585A68" w:rsidRPr="00443F75" w:rsidRDefault="00187AD4" w:rsidP="00E841EA">
            <w:pPr>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0.17</w:t>
            </w:r>
            <w:r w:rsidR="00443F75" w:rsidRPr="00443F75">
              <w:rPr>
                <w:lang w:val="en-GB"/>
              </w:rPr>
              <w:t>6</w:t>
            </w:r>
          </w:p>
        </w:tc>
      </w:tr>
      <w:tr w:rsidR="00585A68" w14:paraId="4083F89A" w14:textId="77777777" w:rsidTr="00E841EA">
        <w:trPr>
          <w:jc w:val="center"/>
        </w:trPr>
        <w:tc>
          <w:tcPr>
            <w:cnfStyle w:val="001000000000" w:firstRow="0" w:lastRow="0" w:firstColumn="1" w:lastColumn="0" w:oddVBand="0" w:evenVBand="0" w:oddHBand="0" w:evenHBand="0" w:firstRowFirstColumn="0" w:firstRowLastColumn="0" w:lastRowFirstColumn="0" w:lastRowLastColumn="0"/>
            <w:tcW w:w="3370" w:type="dxa"/>
          </w:tcPr>
          <w:p w14:paraId="4046F992" w14:textId="77777777" w:rsidR="00585A68" w:rsidRPr="007851F4" w:rsidRDefault="00585A68" w:rsidP="00481348">
            <w:pPr>
              <w:jc w:val="center"/>
              <w:rPr>
                <w:b w:val="0"/>
                <w:bCs w:val="0"/>
                <w:lang w:val="en-GB"/>
              </w:rPr>
            </w:pPr>
            <w:r w:rsidRPr="007851F4">
              <w:rPr>
                <w:b w:val="0"/>
                <w:bCs w:val="0"/>
                <w:lang w:val="en-GB"/>
              </w:rPr>
              <w:t>Number of epochs</w:t>
            </w:r>
          </w:p>
        </w:tc>
        <w:tc>
          <w:tcPr>
            <w:tcW w:w="3370" w:type="dxa"/>
            <w:vAlign w:val="center"/>
          </w:tcPr>
          <w:p w14:paraId="7DE11F8A" w14:textId="2C20CC3B" w:rsidR="00585A68" w:rsidRPr="00443F75" w:rsidRDefault="00187AD4" w:rsidP="00E841EA">
            <w:pPr>
              <w:keepNext/>
              <w:jc w:val="center"/>
              <w:cnfStyle w:val="000000000000" w:firstRow="0" w:lastRow="0" w:firstColumn="0" w:lastColumn="0" w:oddVBand="0" w:evenVBand="0" w:oddHBand="0" w:evenHBand="0" w:firstRowFirstColumn="0" w:firstRowLastColumn="0" w:lastRowFirstColumn="0" w:lastRowLastColumn="0"/>
              <w:rPr>
                <w:lang w:val="en-GB"/>
              </w:rPr>
            </w:pPr>
            <w:r w:rsidRPr="00443F75">
              <w:rPr>
                <w:lang w:val="en-GB"/>
              </w:rPr>
              <w:t>264</w:t>
            </w:r>
          </w:p>
        </w:tc>
      </w:tr>
    </w:tbl>
    <w:p w14:paraId="77CDB105" w14:textId="230A2C0B" w:rsidR="00C2098F" w:rsidRPr="00C2098F" w:rsidRDefault="00AA68E5" w:rsidP="00AA68E5">
      <w:pPr>
        <w:pStyle w:val="Caption"/>
      </w:pPr>
      <w:bookmarkStart w:id="17" w:name="_Ref115432857"/>
      <w:r>
        <w:t xml:space="preserve">Table </w:t>
      </w:r>
      <w:fldSimple w:instr=" SEQ Table \* ARABIC ">
        <w:r w:rsidR="006860AE">
          <w:rPr>
            <w:noProof/>
          </w:rPr>
          <w:t>3</w:t>
        </w:r>
      </w:fldSimple>
      <w:bookmarkEnd w:id="17"/>
      <w:r>
        <w:t>:</w:t>
      </w:r>
      <w:r w:rsidR="00977587">
        <w:t>Optimized h</w:t>
      </w:r>
      <w:r>
        <w:t>yperparameters</w:t>
      </w:r>
      <w:r w:rsidR="00E24D5F">
        <w:t xml:space="preserve"> used for CNN.</w:t>
      </w:r>
      <w:r>
        <w:t xml:space="preserve"> </w:t>
      </w:r>
    </w:p>
    <w:p w14:paraId="30818476" w14:textId="639458C2" w:rsidR="00D56751" w:rsidRPr="00FD15E1" w:rsidRDefault="00400667" w:rsidP="00564D16">
      <w:pPr>
        <w:pStyle w:val="Heading2"/>
      </w:pPr>
      <w:bookmarkStart w:id="18" w:name="_Toc114152573"/>
      <w:r w:rsidRPr="00FD15E1">
        <w:t>Classification results for experimental and direct simulated data</w:t>
      </w:r>
      <w:r w:rsidR="00792571" w:rsidRPr="00FD15E1">
        <w:t>:</w:t>
      </w:r>
      <w:bookmarkEnd w:id="18"/>
    </w:p>
    <w:p w14:paraId="55B1FA8E" w14:textId="0F24E0AD" w:rsidR="007E0859" w:rsidRDefault="007E0859" w:rsidP="007E0859">
      <w:pPr>
        <w:pStyle w:val="Heading3"/>
      </w:pPr>
      <w:bookmarkStart w:id="19" w:name="_Toc114152574"/>
      <w:r>
        <w:t>Experimental results:</w:t>
      </w:r>
      <w:bookmarkEnd w:id="19"/>
    </w:p>
    <w:p w14:paraId="4C36103D" w14:textId="5C9194A8" w:rsidR="007E0859" w:rsidRDefault="00725FF1" w:rsidP="007E0859">
      <w:r>
        <w:t xml:space="preserve">For comparison to synthetic datasets, we trained a </w:t>
      </w:r>
      <w:r w:rsidR="00B24341">
        <w:t xml:space="preserve">model on the experimental test dataset </w:t>
      </w:r>
      <w:r w:rsidR="00CB27BE">
        <w:t xml:space="preserve">and the same number of clean images </w:t>
      </w:r>
      <w:r w:rsidR="00BA6528">
        <w:t xml:space="preserve">sampled </w:t>
      </w:r>
      <w:r w:rsidR="00CB27BE">
        <w:t xml:space="preserve">from the clean test dataset </w:t>
      </w:r>
      <w:r w:rsidR="00B24341">
        <w:t xml:space="preserve">with a train, test split of </w:t>
      </w:r>
      <w:r w:rsidR="004162E4">
        <w:t>80%</w:t>
      </w:r>
      <w:r w:rsidR="00B24341">
        <w:t xml:space="preserve"> and </w:t>
      </w:r>
      <w:r w:rsidR="00CE5433">
        <w:t>20%</w:t>
      </w:r>
      <w:r w:rsidR="00B24341">
        <w:t xml:space="preserve"> respectively. After </w:t>
      </w:r>
      <w:r w:rsidR="00F91E22">
        <w:t xml:space="preserve">100 </w:t>
      </w:r>
      <w:r w:rsidR="00B24341">
        <w:t xml:space="preserve">training </w:t>
      </w:r>
      <w:r w:rsidR="00F91E22">
        <w:t>iterations</w:t>
      </w:r>
      <w:r w:rsidR="00B24341">
        <w:t>, the model</w:t>
      </w:r>
      <w:r w:rsidR="00F91E22">
        <w:t xml:space="preserve"> </w:t>
      </w:r>
      <w:r w:rsidR="006847A5">
        <w:t xml:space="preserve">gave average </w:t>
      </w:r>
      <w:r w:rsidR="00992ACD">
        <w:t xml:space="preserve">accuracy of </w:t>
      </w:r>
      <w:r w:rsidR="0069010C">
        <w:t xml:space="preserve">89.8%, with average </w:t>
      </w:r>
      <w:r w:rsidR="006847A5">
        <w:t>F1</w:t>
      </w:r>
      <w:r w:rsidR="0041459A">
        <w:t xml:space="preserve">, </w:t>
      </w:r>
      <w:r w:rsidR="0041459A" w:rsidRPr="0041459A">
        <w:t>precision</w:t>
      </w:r>
      <w:r w:rsidR="0041459A">
        <w:t xml:space="preserve"> and</w:t>
      </w:r>
      <w:r w:rsidR="0041459A" w:rsidRPr="0041459A">
        <w:t xml:space="preserve"> recall scores of </w:t>
      </w:r>
      <w:r w:rsidR="00CE5433">
        <w:t>0.88</w:t>
      </w:r>
      <w:r w:rsidR="00992ACD">
        <w:t>7</w:t>
      </w:r>
      <w:r w:rsidR="0041459A" w:rsidRPr="0041459A">
        <w:t xml:space="preserve">, </w:t>
      </w:r>
      <w:r w:rsidR="00992ACD">
        <w:t>0.974</w:t>
      </w:r>
      <w:r w:rsidR="0041459A" w:rsidRPr="0041459A">
        <w:t xml:space="preserve"> and </w:t>
      </w:r>
      <w:r w:rsidR="00992ACD">
        <w:t>0.826</w:t>
      </w:r>
      <w:r w:rsidR="0041459A" w:rsidRPr="0041459A">
        <w:t xml:space="preserve"> respectively.</w:t>
      </w:r>
      <w:r w:rsidR="00BC6A0B">
        <w:t xml:space="preserve"> Th</w:t>
      </w:r>
      <w:r w:rsidR="00F91E22">
        <w:t xml:space="preserve">e average confusion matrix </w:t>
      </w:r>
      <w:r w:rsidR="00B24341">
        <w:t xml:space="preserve">for the </w:t>
      </w:r>
      <w:r w:rsidR="00C8042F">
        <w:t>experimentally</w:t>
      </w:r>
      <w:r w:rsidR="00B24341">
        <w:t xml:space="preserve"> trained model is</w:t>
      </w:r>
      <w:r w:rsidR="00F91E22">
        <w:t xml:space="preserve"> given in</w:t>
      </w:r>
      <w:r w:rsidR="00B24341">
        <w:t xml:space="preserve"> </w:t>
      </w:r>
      <w:r w:rsidR="00C8042F">
        <w:fldChar w:fldCharType="begin"/>
      </w:r>
      <w:r w:rsidR="00C8042F">
        <w:instrText xml:space="preserve"> REF _Ref114915676 \h </w:instrText>
      </w:r>
      <w:r w:rsidR="00C8042F">
        <w:fldChar w:fldCharType="separate"/>
      </w:r>
      <w:r w:rsidR="00C8042F">
        <w:t xml:space="preserve">Table </w:t>
      </w:r>
      <w:r w:rsidR="00C8042F">
        <w:rPr>
          <w:noProof/>
        </w:rPr>
        <w:t>2</w:t>
      </w:r>
      <w:r w:rsidR="00C8042F">
        <w:fldChar w:fldCharType="end"/>
      </w:r>
      <w:r w:rsidR="00C8042F">
        <w:t>.</w:t>
      </w:r>
      <w:r w:rsidR="00F91E2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F72E56" w14:paraId="43F03740" w14:textId="77777777" w:rsidTr="00C8042F">
        <w:tc>
          <w:tcPr>
            <w:tcW w:w="10110" w:type="dxa"/>
          </w:tcPr>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415"/>
              <w:gridCol w:w="1645"/>
              <w:gridCol w:w="1800"/>
            </w:tblGrid>
            <w:tr w:rsidR="00F72E56" w:rsidRPr="00A21731" w14:paraId="733854F3" w14:textId="77777777" w:rsidTr="00481348">
              <w:trPr>
                <w:trHeight w:val="320"/>
                <w:jc w:val="center"/>
              </w:trPr>
              <w:tc>
                <w:tcPr>
                  <w:tcW w:w="1415" w:type="dxa"/>
                  <w:vAlign w:val="center"/>
                </w:tcPr>
                <w:p w14:paraId="7184620C" w14:textId="77777777" w:rsidR="00F72E56" w:rsidRPr="0068351C" w:rsidRDefault="00F72E56" w:rsidP="0020601F">
                  <w:pPr>
                    <w:jc w:val="center"/>
                    <w:rPr>
                      <w:b/>
                      <w:bCs/>
                    </w:rPr>
                  </w:pPr>
                  <w:r w:rsidRPr="0068351C">
                    <w:rPr>
                      <w:b/>
                      <w:bCs/>
                    </w:rPr>
                    <w:t>True \ Predicted</w:t>
                  </w:r>
                </w:p>
              </w:tc>
              <w:tc>
                <w:tcPr>
                  <w:tcW w:w="1645" w:type="dxa"/>
                  <w:vAlign w:val="center"/>
                </w:tcPr>
                <w:p w14:paraId="7EB2515A" w14:textId="77777777" w:rsidR="00F72E56" w:rsidRPr="0068351C" w:rsidRDefault="00F72E56" w:rsidP="0020601F">
                  <w:pPr>
                    <w:jc w:val="center"/>
                    <w:rPr>
                      <w:b/>
                      <w:bCs/>
                    </w:rPr>
                  </w:pPr>
                  <w:r w:rsidRPr="0068351C">
                    <w:rPr>
                      <w:b/>
                      <w:bCs/>
                    </w:rPr>
                    <w:t>Defect</w:t>
                  </w:r>
                </w:p>
              </w:tc>
              <w:tc>
                <w:tcPr>
                  <w:tcW w:w="1800" w:type="dxa"/>
                  <w:vAlign w:val="center"/>
                </w:tcPr>
                <w:p w14:paraId="19E7F896" w14:textId="77777777" w:rsidR="00F72E56" w:rsidRPr="0068351C" w:rsidRDefault="00F72E56" w:rsidP="0020601F">
                  <w:pPr>
                    <w:jc w:val="center"/>
                    <w:rPr>
                      <w:b/>
                      <w:bCs/>
                    </w:rPr>
                  </w:pPr>
                  <w:r w:rsidRPr="0068351C">
                    <w:rPr>
                      <w:b/>
                      <w:bCs/>
                    </w:rPr>
                    <w:t>No defect</w:t>
                  </w:r>
                </w:p>
              </w:tc>
            </w:tr>
            <w:tr w:rsidR="00F72E56" w:rsidRPr="00A21731" w14:paraId="5AA14BBF" w14:textId="77777777" w:rsidTr="00481348">
              <w:trPr>
                <w:trHeight w:val="320"/>
                <w:jc w:val="center"/>
              </w:trPr>
              <w:tc>
                <w:tcPr>
                  <w:tcW w:w="1415" w:type="dxa"/>
                  <w:vAlign w:val="center"/>
                </w:tcPr>
                <w:p w14:paraId="531FF2E6" w14:textId="77777777" w:rsidR="00F72E56" w:rsidRPr="0068351C" w:rsidRDefault="00F72E56" w:rsidP="0020601F">
                  <w:pPr>
                    <w:jc w:val="center"/>
                    <w:rPr>
                      <w:b/>
                      <w:bCs/>
                    </w:rPr>
                  </w:pPr>
                  <w:r w:rsidRPr="0068351C">
                    <w:rPr>
                      <w:b/>
                      <w:bCs/>
                    </w:rPr>
                    <w:t>Defect</w:t>
                  </w:r>
                </w:p>
              </w:tc>
              <w:tc>
                <w:tcPr>
                  <w:tcW w:w="1645" w:type="dxa"/>
                  <w:vAlign w:val="center"/>
                </w:tcPr>
                <w:p w14:paraId="0BB64EE1" w14:textId="2A356E5E" w:rsidR="00F72E56" w:rsidRPr="0068351C" w:rsidRDefault="0069010C" w:rsidP="0020601F">
                  <w:pPr>
                    <w:jc w:val="center"/>
                  </w:pPr>
                  <w:r w:rsidRPr="0068351C">
                    <w:t>29.95</w:t>
                  </w:r>
                </w:p>
              </w:tc>
              <w:tc>
                <w:tcPr>
                  <w:tcW w:w="1800" w:type="dxa"/>
                  <w:vAlign w:val="center"/>
                </w:tcPr>
                <w:p w14:paraId="6BFCC1BC" w14:textId="198150C2" w:rsidR="00F72E56" w:rsidRPr="0068351C" w:rsidRDefault="0068351C" w:rsidP="0020601F">
                  <w:pPr>
                    <w:jc w:val="center"/>
                  </w:pPr>
                  <w:r w:rsidRPr="0068351C">
                    <w:t>0.98</w:t>
                  </w:r>
                </w:p>
              </w:tc>
            </w:tr>
            <w:tr w:rsidR="00F72E56" w:rsidRPr="00A21731" w14:paraId="3CB95D79" w14:textId="77777777" w:rsidTr="00481348">
              <w:trPr>
                <w:trHeight w:val="320"/>
                <w:jc w:val="center"/>
              </w:trPr>
              <w:tc>
                <w:tcPr>
                  <w:tcW w:w="1415" w:type="dxa"/>
                  <w:vAlign w:val="center"/>
                </w:tcPr>
                <w:p w14:paraId="78E3C15D" w14:textId="77777777" w:rsidR="00F72E56" w:rsidRPr="0068351C" w:rsidRDefault="00F72E56" w:rsidP="0020601F">
                  <w:pPr>
                    <w:jc w:val="center"/>
                    <w:rPr>
                      <w:b/>
                      <w:bCs/>
                    </w:rPr>
                  </w:pPr>
                  <w:r w:rsidRPr="0068351C">
                    <w:rPr>
                      <w:b/>
                      <w:bCs/>
                    </w:rPr>
                    <w:t>No defect</w:t>
                  </w:r>
                </w:p>
              </w:tc>
              <w:tc>
                <w:tcPr>
                  <w:tcW w:w="1645" w:type="dxa"/>
                  <w:vAlign w:val="center"/>
                </w:tcPr>
                <w:p w14:paraId="547E0AF7" w14:textId="7B068109" w:rsidR="00F72E56" w:rsidRPr="0068351C" w:rsidRDefault="0068351C" w:rsidP="0020601F">
                  <w:pPr>
                    <w:jc w:val="center"/>
                  </w:pPr>
                  <w:r w:rsidRPr="0068351C">
                    <w:t>5.14</w:t>
                  </w:r>
                </w:p>
              </w:tc>
              <w:tc>
                <w:tcPr>
                  <w:tcW w:w="1800" w:type="dxa"/>
                  <w:vAlign w:val="center"/>
                </w:tcPr>
                <w:p w14:paraId="02777B14" w14:textId="555686F1" w:rsidR="00F72E56" w:rsidRPr="0068351C" w:rsidRDefault="0068351C" w:rsidP="0020601F">
                  <w:pPr>
                    <w:jc w:val="center"/>
                  </w:pPr>
                  <w:r w:rsidRPr="0068351C">
                    <w:t>23.93</w:t>
                  </w:r>
                </w:p>
              </w:tc>
            </w:tr>
          </w:tbl>
          <w:p w14:paraId="7B429237" w14:textId="77777777" w:rsidR="00F72E56" w:rsidRDefault="00F72E56" w:rsidP="00F72E56">
            <w:pPr>
              <w:keepNext/>
            </w:pPr>
          </w:p>
        </w:tc>
      </w:tr>
    </w:tbl>
    <w:p w14:paraId="25F4BE9B" w14:textId="0AC51C59" w:rsidR="00F72E56" w:rsidRDefault="00F72E56" w:rsidP="00F72E56">
      <w:pPr>
        <w:pStyle w:val="Caption"/>
      </w:pPr>
      <w:bookmarkStart w:id="20" w:name="_Ref114915676"/>
      <w:r>
        <w:t xml:space="preserve">Table </w:t>
      </w:r>
      <w:fldSimple w:instr=" SEQ Table \* ARABIC ">
        <w:r w:rsidR="006860AE">
          <w:rPr>
            <w:noProof/>
          </w:rPr>
          <w:t>4</w:t>
        </w:r>
      </w:fldSimple>
      <w:bookmarkEnd w:id="20"/>
      <w:r>
        <w:t xml:space="preserve">: </w:t>
      </w:r>
      <w:r w:rsidR="0051587A">
        <w:t xml:space="preserve">Average confusion </w:t>
      </w:r>
      <w:r w:rsidR="00806843">
        <w:t xml:space="preserve">matrix </w:t>
      </w:r>
      <w:r w:rsidR="00E626F0">
        <w:t xml:space="preserve">for CNN trained on </w:t>
      </w:r>
      <w:r w:rsidR="00E323B6">
        <w:t>experimental</w:t>
      </w:r>
      <w:r w:rsidR="00E626F0">
        <w:t xml:space="preserve"> data</w:t>
      </w:r>
      <w:r w:rsidR="00C8042F">
        <w:t>.</w:t>
      </w:r>
    </w:p>
    <w:p w14:paraId="03BBBBCA" w14:textId="1DCC9327" w:rsidR="00C2098F" w:rsidRDefault="007E0859" w:rsidP="007E0859">
      <w:pPr>
        <w:pStyle w:val="Heading3"/>
      </w:pPr>
      <w:bookmarkStart w:id="21" w:name="_Toc114152575"/>
      <w:r>
        <w:t>Simulated results:</w:t>
      </w:r>
      <w:bookmarkEnd w:id="21"/>
    </w:p>
    <w:p w14:paraId="1B6FE20B" w14:textId="224878FC" w:rsidR="00103332" w:rsidRDefault="00E626F0" w:rsidP="00103332">
      <w:r>
        <w:t>A model was also trained on</w:t>
      </w:r>
      <w:r w:rsidR="00995637">
        <w:t xml:space="preserve"> the</w:t>
      </w:r>
      <w:r>
        <w:t xml:space="preserve"> simulated</w:t>
      </w:r>
      <w:r w:rsidR="00995637">
        <w:t>, unmodified defect response data and</w:t>
      </w:r>
      <w:r w:rsidR="0085602D">
        <w:t xml:space="preserve"> the same</w:t>
      </w:r>
      <w:r w:rsidR="00995637">
        <w:t xml:space="preserve"> real </w:t>
      </w:r>
      <w:r w:rsidR="00CE71EF">
        <w:t xml:space="preserve">defect free images generated from the defective </w:t>
      </w:r>
      <w:r w:rsidR="0085602D">
        <w:t>test</w:t>
      </w:r>
      <w:r w:rsidR="00CE71EF">
        <w:t xml:space="preserve"> sample</w:t>
      </w:r>
      <w:r w:rsidR="0085602D">
        <w:t xml:space="preserve"> which were used for the experimental results</w:t>
      </w:r>
      <w:r w:rsidR="00CE71EF">
        <w:t xml:space="preserve">. This was made up of </w:t>
      </w:r>
      <w:r w:rsidR="00B139BA">
        <w:t>154</w:t>
      </w:r>
      <w:r w:rsidR="00CE71EF">
        <w:t xml:space="preserve"> simulated defect images and </w:t>
      </w:r>
      <w:r w:rsidR="00E42A4E">
        <w:t xml:space="preserve">154 </w:t>
      </w:r>
      <w:r w:rsidR="00CE71EF">
        <w:t>real defect free images</w:t>
      </w:r>
      <w:r w:rsidR="00FD15E1">
        <w:t xml:space="preserve"> sampled from the clean train dataset</w:t>
      </w:r>
      <w:r w:rsidR="00036A67">
        <w:t>.</w:t>
      </w:r>
      <w:r w:rsidR="00103332">
        <w:t xml:space="preserve"> After 100 training iterations, the model gave a</w:t>
      </w:r>
      <w:r w:rsidR="00AD0A93">
        <w:t>n a</w:t>
      </w:r>
      <w:r w:rsidR="00103332">
        <w:t xml:space="preserve">verage </w:t>
      </w:r>
      <w:r w:rsidR="00AD0A93">
        <w:t xml:space="preserve">accuracy of </w:t>
      </w:r>
      <w:r w:rsidR="00B52986">
        <w:t xml:space="preserve">62.8%, with average </w:t>
      </w:r>
      <w:r w:rsidR="00103332">
        <w:t xml:space="preserve">F1, </w:t>
      </w:r>
      <w:r w:rsidR="00103332" w:rsidRPr="0041459A">
        <w:t>precision</w:t>
      </w:r>
      <w:r w:rsidR="00103332">
        <w:t xml:space="preserve"> and</w:t>
      </w:r>
      <w:r w:rsidR="00103332" w:rsidRPr="0041459A">
        <w:t xml:space="preserve"> recall scores of </w:t>
      </w:r>
      <w:r w:rsidR="00B52986">
        <w:t>0.394,</w:t>
      </w:r>
      <w:r w:rsidR="000B572D">
        <w:t xml:space="preserve"> 1.00</w:t>
      </w:r>
      <w:r w:rsidR="00103332" w:rsidRPr="0041459A">
        <w:t xml:space="preserve"> and </w:t>
      </w:r>
      <w:r w:rsidR="000B572D">
        <w:t>0.252</w:t>
      </w:r>
      <w:r w:rsidR="00103332" w:rsidRPr="0041459A">
        <w:t xml:space="preserve"> respectively.</w:t>
      </w:r>
      <w:r w:rsidR="00103332">
        <w:t xml:space="preserve"> The average confusion matrix for the model</w:t>
      </w:r>
      <w:r w:rsidR="003E75A0">
        <w:t xml:space="preserve"> trained on simulated data</w:t>
      </w:r>
      <w:r w:rsidR="00103332">
        <w:t xml:space="preserve"> is given in </w:t>
      </w:r>
      <w:r w:rsidR="00157838">
        <w:fldChar w:fldCharType="begin"/>
      </w:r>
      <w:r w:rsidR="00157838">
        <w:instrText xml:space="preserve"> REF _Ref114915941 \h </w:instrText>
      </w:r>
      <w:r w:rsidR="00157838">
        <w:fldChar w:fldCharType="separate"/>
      </w:r>
      <w:r w:rsidR="00FD15E1">
        <w:t xml:space="preserve">Table </w:t>
      </w:r>
      <w:r w:rsidR="00FD15E1">
        <w:rPr>
          <w:noProof/>
        </w:rPr>
        <w:t>6</w:t>
      </w:r>
      <w:r w:rsidR="00157838">
        <w:fldChar w:fldCharType="end"/>
      </w:r>
      <w:r w:rsidR="00103332">
        <w:fldChar w:fldCharType="begin"/>
      </w:r>
      <w:r w:rsidR="00103332">
        <w:instrText xml:space="preserve"> REF _Ref114915676 \h </w:instrText>
      </w:r>
      <w:r w:rsidR="00000000">
        <w:fldChar w:fldCharType="separate"/>
      </w:r>
      <w:r w:rsidR="00103332">
        <w:fldChar w:fldCharType="end"/>
      </w:r>
      <w:r w:rsidR="00103332">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103332" w14:paraId="3C7832F8" w14:textId="77777777" w:rsidTr="00D049B9">
        <w:trPr>
          <w:jc w:val="center"/>
        </w:trPr>
        <w:tc>
          <w:tcPr>
            <w:tcW w:w="10110" w:type="dxa"/>
          </w:tcPr>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415"/>
              <w:gridCol w:w="1645"/>
              <w:gridCol w:w="1800"/>
            </w:tblGrid>
            <w:tr w:rsidR="00103332" w:rsidRPr="00A21731" w14:paraId="05F53A76" w14:textId="77777777" w:rsidTr="00481348">
              <w:trPr>
                <w:trHeight w:val="320"/>
                <w:jc w:val="center"/>
              </w:trPr>
              <w:tc>
                <w:tcPr>
                  <w:tcW w:w="1415" w:type="dxa"/>
                  <w:vAlign w:val="center"/>
                </w:tcPr>
                <w:p w14:paraId="2E3F7B6A" w14:textId="77777777" w:rsidR="00103332" w:rsidRPr="00BE1E34" w:rsidRDefault="00103332" w:rsidP="00D049B9">
                  <w:pPr>
                    <w:jc w:val="center"/>
                    <w:rPr>
                      <w:b/>
                      <w:bCs/>
                    </w:rPr>
                  </w:pPr>
                  <w:r w:rsidRPr="00BE1E34">
                    <w:rPr>
                      <w:b/>
                      <w:bCs/>
                    </w:rPr>
                    <w:lastRenderedPageBreak/>
                    <w:t>True \ Predicted</w:t>
                  </w:r>
                </w:p>
              </w:tc>
              <w:tc>
                <w:tcPr>
                  <w:tcW w:w="1645" w:type="dxa"/>
                  <w:vAlign w:val="center"/>
                </w:tcPr>
                <w:p w14:paraId="546E6CEB" w14:textId="77777777" w:rsidR="00103332" w:rsidRPr="00BE1E34" w:rsidRDefault="00103332" w:rsidP="00D049B9">
                  <w:pPr>
                    <w:jc w:val="center"/>
                    <w:rPr>
                      <w:b/>
                      <w:bCs/>
                    </w:rPr>
                  </w:pPr>
                  <w:r w:rsidRPr="00BE1E34">
                    <w:rPr>
                      <w:b/>
                      <w:bCs/>
                    </w:rPr>
                    <w:t>Defect</w:t>
                  </w:r>
                </w:p>
              </w:tc>
              <w:tc>
                <w:tcPr>
                  <w:tcW w:w="1800" w:type="dxa"/>
                  <w:vAlign w:val="center"/>
                </w:tcPr>
                <w:p w14:paraId="2B55644A" w14:textId="77777777" w:rsidR="00103332" w:rsidRPr="00BE1E34" w:rsidRDefault="00103332" w:rsidP="00D049B9">
                  <w:pPr>
                    <w:jc w:val="center"/>
                    <w:rPr>
                      <w:b/>
                      <w:bCs/>
                    </w:rPr>
                  </w:pPr>
                  <w:r w:rsidRPr="00BE1E34">
                    <w:rPr>
                      <w:b/>
                      <w:bCs/>
                    </w:rPr>
                    <w:t>No defect</w:t>
                  </w:r>
                </w:p>
              </w:tc>
            </w:tr>
            <w:tr w:rsidR="00103332" w:rsidRPr="00A21731" w14:paraId="6BC49741" w14:textId="77777777" w:rsidTr="00481348">
              <w:trPr>
                <w:trHeight w:val="320"/>
                <w:jc w:val="center"/>
              </w:trPr>
              <w:tc>
                <w:tcPr>
                  <w:tcW w:w="1415" w:type="dxa"/>
                  <w:vAlign w:val="center"/>
                </w:tcPr>
                <w:p w14:paraId="2BD07099" w14:textId="77777777" w:rsidR="00103332" w:rsidRPr="00BE1E34" w:rsidRDefault="00103332" w:rsidP="00D049B9">
                  <w:pPr>
                    <w:jc w:val="center"/>
                    <w:rPr>
                      <w:b/>
                      <w:bCs/>
                    </w:rPr>
                  </w:pPr>
                  <w:r w:rsidRPr="00BE1E34">
                    <w:rPr>
                      <w:b/>
                      <w:bCs/>
                    </w:rPr>
                    <w:t>Defect</w:t>
                  </w:r>
                </w:p>
              </w:tc>
              <w:tc>
                <w:tcPr>
                  <w:tcW w:w="1645" w:type="dxa"/>
                  <w:vAlign w:val="center"/>
                </w:tcPr>
                <w:p w14:paraId="767C6C1B" w14:textId="417451BF" w:rsidR="00103332" w:rsidRPr="00BE1E34" w:rsidRDefault="00BE1E34" w:rsidP="00D049B9">
                  <w:pPr>
                    <w:jc w:val="center"/>
                  </w:pPr>
                  <w:r w:rsidRPr="00BE1E34">
                    <w:t>150</w:t>
                  </w:r>
                </w:p>
              </w:tc>
              <w:tc>
                <w:tcPr>
                  <w:tcW w:w="1800" w:type="dxa"/>
                  <w:vAlign w:val="center"/>
                </w:tcPr>
                <w:p w14:paraId="1E4C2F70" w14:textId="0CFBD22D" w:rsidR="00103332" w:rsidRPr="00BE1E34" w:rsidRDefault="00BE1E34" w:rsidP="00D049B9">
                  <w:pPr>
                    <w:jc w:val="center"/>
                  </w:pPr>
                  <w:r w:rsidRPr="00BE1E34">
                    <w:t>0</w:t>
                  </w:r>
                </w:p>
              </w:tc>
            </w:tr>
            <w:tr w:rsidR="00103332" w:rsidRPr="00A21731" w14:paraId="4411A57E" w14:textId="77777777" w:rsidTr="00481348">
              <w:trPr>
                <w:trHeight w:val="320"/>
                <w:jc w:val="center"/>
              </w:trPr>
              <w:tc>
                <w:tcPr>
                  <w:tcW w:w="1415" w:type="dxa"/>
                  <w:vAlign w:val="center"/>
                </w:tcPr>
                <w:p w14:paraId="6FEB81F6" w14:textId="77777777" w:rsidR="00103332" w:rsidRPr="00BE1E34" w:rsidRDefault="00103332" w:rsidP="00D049B9">
                  <w:pPr>
                    <w:jc w:val="center"/>
                    <w:rPr>
                      <w:b/>
                      <w:bCs/>
                    </w:rPr>
                  </w:pPr>
                  <w:r w:rsidRPr="00BE1E34">
                    <w:rPr>
                      <w:b/>
                      <w:bCs/>
                    </w:rPr>
                    <w:t>No defect</w:t>
                  </w:r>
                </w:p>
              </w:tc>
              <w:tc>
                <w:tcPr>
                  <w:tcW w:w="1645" w:type="dxa"/>
                  <w:vAlign w:val="center"/>
                </w:tcPr>
                <w:p w14:paraId="38E5A331" w14:textId="470BDD63" w:rsidR="00103332" w:rsidRPr="00BE1E34" w:rsidRDefault="00BE1E34" w:rsidP="00D049B9">
                  <w:pPr>
                    <w:jc w:val="center"/>
                  </w:pPr>
                  <w:r w:rsidRPr="00BE1E34">
                    <w:t>110.74</w:t>
                  </w:r>
                </w:p>
              </w:tc>
              <w:tc>
                <w:tcPr>
                  <w:tcW w:w="1800" w:type="dxa"/>
                  <w:vAlign w:val="center"/>
                </w:tcPr>
                <w:p w14:paraId="5CB26D22" w14:textId="16133C64" w:rsidR="00103332" w:rsidRPr="00BE1E34" w:rsidRDefault="00BE1E34" w:rsidP="00D049B9">
                  <w:pPr>
                    <w:jc w:val="center"/>
                  </w:pPr>
                  <w:r w:rsidRPr="00BE1E34">
                    <w:t>37.26</w:t>
                  </w:r>
                </w:p>
              </w:tc>
            </w:tr>
          </w:tbl>
          <w:p w14:paraId="74069B14" w14:textId="77777777" w:rsidR="00103332" w:rsidRDefault="00103332" w:rsidP="00481348">
            <w:pPr>
              <w:keepNext/>
            </w:pPr>
          </w:p>
        </w:tc>
      </w:tr>
    </w:tbl>
    <w:p w14:paraId="6A4832BA" w14:textId="61CA1C41" w:rsidR="00103332" w:rsidRDefault="00103332" w:rsidP="00103332">
      <w:pPr>
        <w:pStyle w:val="Caption"/>
      </w:pPr>
      <w:bookmarkStart w:id="22" w:name="_Ref114915941"/>
      <w:r>
        <w:t xml:space="preserve">Table </w:t>
      </w:r>
      <w:fldSimple w:instr=" SEQ Table \* ARABIC ">
        <w:r w:rsidR="006860AE">
          <w:rPr>
            <w:noProof/>
          </w:rPr>
          <w:t>5</w:t>
        </w:r>
      </w:fldSimple>
      <w:bookmarkEnd w:id="22"/>
      <w:r>
        <w:t>: Average confusion matrix for CNN trained on simulated data.</w:t>
      </w:r>
    </w:p>
    <w:p w14:paraId="259A42FE" w14:textId="77777777" w:rsidR="007E0859" w:rsidRPr="007E0859" w:rsidRDefault="007E0859" w:rsidP="007E0859"/>
    <w:p w14:paraId="2034A26E" w14:textId="3E62AE0E" w:rsidR="00F34D16" w:rsidRPr="00F34D16" w:rsidRDefault="003A57A6" w:rsidP="00E605E7">
      <w:pPr>
        <w:pStyle w:val="Heading2"/>
      </w:pPr>
      <w:bookmarkStart w:id="23" w:name="_Toc114152576"/>
      <w:r w:rsidRPr="00A86984">
        <w:t>Approaches for noise generation:</w:t>
      </w:r>
      <w:bookmarkEnd w:id="23"/>
    </w:p>
    <w:p w14:paraId="1142D59E" w14:textId="032385EC" w:rsidR="00E605E7" w:rsidRPr="00E605E7" w:rsidRDefault="00E605E7" w:rsidP="002020AF">
      <w:r>
        <w:t xml:space="preserve">In this paper we explored four separate methods to </w:t>
      </w:r>
      <w:r w:rsidR="00BB2DEA">
        <w:t>map</w:t>
      </w:r>
      <w:r w:rsidR="004342B8">
        <w:t xml:space="preserve"> simulated data to more experimentally representative synthetic datasets by adding noise. </w:t>
      </w:r>
      <w:r w:rsidR="00231EB1">
        <w:t xml:space="preserve">The </w:t>
      </w:r>
      <w:r w:rsidR="009D1FA1">
        <w:t xml:space="preserve">first approach </w:t>
      </w:r>
      <w:r w:rsidR="007707AB">
        <w:t xml:space="preserve">based on using </w:t>
      </w:r>
      <w:r w:rsidR="00865B0C">
        <w:t xml:space="preserve">a modified </w:t>
      </w:r>
      <w:proofErr w:type="spellStart"/>
      <w:r w:rsidR="00865B0C">
        <w:t>CycleGAN</w:t>
      </w:r>
      <w:proofErr w:type="spellEnd"/>
      <w:r w:rsidR="007707AB">
        <w:t xml:space="preserve"> to learn the mapping between simulated and experimental data. The second approach </w:t>
      </w:r>
      <w:r w:rsidR="00812F2D">
        <w:t xml:space="preserve">aims to utilize the fact that clean ultrasonic images are comparatively </w:t>
      </w:r>
      <w:r w:rsidR="00666B2B">
        <w:t xml:space="preserve">much more available than defect data, by combining both real clean images and </w:t>
      </w:r>
      <w:r w:rsidR="00C564C1">
        <w:t xml:space="preserve">defect simulations. The final two approaches studied the noise profiles </w:t>
      </w:r>
      <w:r w:rsidR="009B6D39">
        <w:t>seen in experimental data and attempted to simulate these at both the C scan image level and the individual A scan level.</w:t>
      </w:r>
    </w:p>
    <w:p w14:paraId="2BC12938" w14:textId="20F7C41D" w:rsidR="0092113C" w:rsidRPr="00971CA5" w:rsidRDefault="003A57A6" w:rsidP="00564D16">
      <w:pPr>
        <w:pStyle w:val="Heading3"/>
      </w:pPr>
      <w:bookmarkStart w:id="24" w:name="_Toc114152577"/>
      <w:r w:rsidRPr="00971CA5">
        <w:t xml:space="preserve">UT </w:t>
      </w:r>
      <w:proofErr w:type="spellStart"/>
      <w:r w:rsidR="009D1FA1" w:rsidRPr="00971CA5">
        <w:t>C</w:t>
      </w:r>
      <w:r w:rsidRPr="00971CA5">
        <w:t>ycleGAN</w:t>
      </w:r>
      <w:bookmarkEnd w:id="24"/>
      <w:proofErr w:type="spellEnd"/>
    </w:p>
    <w:p w14:paraId="42F17695" w14:textId="34C62745" w:rsidR="008543B6" w:rsidRPr="006E45EF" w:rsidRDefault="00EF1385" w:rsidP="009B6E4F">
      <w:r w:rsidRPr="006E45EF">
        <w:t xml:space="preserve">To learn the mapping between simulated and experimental data, an image-to-image translation GAN was used. </w:t>
      </w:r>
      <w:proofErr w:type="spellStart"/>
      <w:r w:rsidRPr="006E45EF">
        <w:t>CycleGAN</w:t>
      </w:r>
      <w:proofErr w:type="spellEnd"/>
      <w:r w:rsidRPr="006E45EF">
        <w:t xml:space="preserve"> was chosen as it has shown </w:t>
      </w:r>
      <w:r w:rsidRPr="006E45EF">
        <w:rPr>
          <w:lang w:val="en-GB"/>
        </w:rPr>
        <w:t>promising</w:t>
      </w:r>
      <w:r w:rsidRPr="006E45EF">
        <w:t xml:space="preserve"> results in unpaired image-to-image translation, and works particularly well for style transfer</w:t>
      </w:r>
      <w:r w:rsidRPr="006E45EF">
        <w:rPr>
          <w:lang w:val="en-GB"/>
        </w:rPr>
        <w:t xml:space="preserve"> </w:t>
      </w:r>
      <w:r w:rsidRPr="006E45EF">
        <w:t>tasks</w:t>
      </w:r>
      <w:r w:rsidR="0086512A" w:rsidRPr="006E45EF">
        <w:t xml:space="preserve"> </w:t>
      </w:r>
      <w:r w:rsidRPr="006E45EF">
        <w:t>which this</w:t>
      </w:r>
      <w:r w:rsidRPr="006E45EF">
        <w:rPr>
          <w:lang w:val="en-GB"/>
        </w:rPr>
        <w:t xml:space="preserve"> application</w:t>
      </w:r>
      <w:r w:rsidRPr="006E45EF">
        <w:t xml:space="preserve"> is similar </w:t>
      </w:r>
      <w:r w:rsidR="0086512A" w:rsidRPr="006E45EF">
        <w:t>to</w:t>
      </w:r>
      <w:r w:rsidRPr="006E45EF">
        <w:t xml:space="preserve"> </w:t>
      </w:r>
      <w:r w:rsidRPr="006E45EF">
        <w:fldChar w:fldCharType="begin"/>
      </w:r>
      <w:r w:rsidR="00106C1C" w:rsidRPr="006E45EF">
        <w:instrText xml:space="preserve"> ADDIN ZOTERO_ITEM CSL_CITATION {"citationID":"VuF1Daux","properties":{"formattedCitation":"[29]","plainCitation":"[29]","noteIndex":0},"citationItems":[{"id":458,"uris":["http://zotero.org/users/8542405/items/73EGX98J"],"itemData":{"id":458,"type":"report","abstract":"Image-to-image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X \\rightarrow Y$ such that the distribution of images from $G(X)$ is indistinguishable from the distribution $Y$ using an adversarial loss. Because this mapping is highly under-constrained, we couple it with an inverse mapping $F: Y \\rightarrow X$ and introduce a cycle consistency loss to push $F(G(X)) \\approx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approach.","note":"arXiv:1703.10593 [cs]\ntype: article","number":"arXiv:1703.10593","publisher":"arXiv","source":"arXiv.org","title":"Unpaired Image-to-Image Translation using Cycle-Consistent Adversarial Networks","URL":"http://arxiv.org/abs/1703.10593","author":[{"family":"Zhu","given":"Jun-Yan"},{"family":"Park","given":"Taesung"},{"family":"Isola","given":"Phillip"},{"family":"Efros","given":"Alexei A."}],"accessed":{"date-parts":[["2022",5,24]]},"issued":{"date-parts":[["2020",8,24]]}}}],"schema":"https://github.com/citation-style-language/schema/raw/master/csl-citation.json"} </w:instrText>
      </w:r>
      <w:r w:rsidRPr="006E45EF">
        <w:fldChar w:fldCharType="separate"/>
      </w:r>
      <w:r w:rsidR="00106C1C" w:rsidRPr="006E45EF">
        <w:rPr>
          <w:rFonts w:ascii="Calibri" w:hAnsi="Calibri" w:cs="Calibri"/>
        </w:rPr>
        <w:t>[29]</w:t>
      </w:r>
      <w:r w:rsidRPr="006E45EF">
        <w:fldChar w:fldCharType="end"/>
      </w:r>
      <w:r w:rsidRPr="006E45EF">
        <w:t xml:space="preserve">. The fact that </w:t>
      </w:r>
      <w:proofErr w:type="spellStart"/>
      <w:r w:rsidRPr="006E45EF">
        <w:t>CycleGAN</w:t>
      </w:r>
      <w:proofErr w:type="spellEnd"/>
      <w:r w:rsidRPr="006E45EF">
        <w:t xml:space="preserve"> </w:t>
      </w:r>
      <w:r w:rsidRPr="006E45EF">
        <w:rPr>
          <w:lang w:val="en-GB"/>
        </w:rPr>
        <w:t>did</w:t>
      </w:r>
      <w:r w:rsidRPr="006E45EF">
        <w:t xml:space="preserve"> not require paired images in training </w:t>
      </w:r>
      <w:r w:rsidRPr="006E45EF">
        <w:rPr>
          <w:lang w:val="en-GB"/>
        </w:rPr>
        <w:t>was</w:t>
      </w:r>
      <w:r w:rsidRPr="006E45EF">
        <w:t xml:space="preserve"> a significant advantage as it provide</w:t>
      </w:r>
      <w:r w:rsidRPr="006E45EF">
        <w:rPr>
          <w:lang w:val="en-GB"/>
        </w:rPr>
        <w:t>d</w:t>
      </w:r>
      <w:r w:rsidRPr="006E45EF">
        <w:t xml:space="preserve"> greater freedom in the images used in training</w:t>
      </w:r>
      <w:r w:rsidR="0047159E" w:rsidRPr="006E45EF">
        <w:t xml:space="preserve">. </w:t>
      </w:r>
      <w:r w:rsidR="006E45EF" w:rsidRPr="006E45EF">
        <w:rPr>
          <w:lang w:val="en-GB"/>
        </w:rPr>
        <w:t>Furthermore,</w:t>
      </w:r>
      <w:r w:rsidR="003D6D88" w:rsidRPr="006E45EF">
        <w:rPr>
          <w:lang w:val="en-GB"/>
        </w:rPr>
        <w:t xml:space="preserve"> if this approach was extended to </w:t>
      </w:r>
      <w:r w:rsidR="0047159E" w:rsidRPr="006E45EF">
        <w:rPr>
          <w:lang w:val="en-GB"/>
        </w:rPr>
        <w:t>naturally occurring defects,</w:t>
      </w:r>
      <w:r w:rsidRPr="006E45EF">
        <w:rPr>
          <w:lang w:val="en-GB"/>
        </w:rPr>
        <w:t xml:space="preserve"> it</w:t>
      </w:r>
      <w:r w:rsidRPr="006E45EF">
        <w:t xml:space="preserve"> would be impossible to accurately simulate the complexity of natural occurring experimental defect responses</w:t>
      </w:r>
      <w:r w:rsidRPr="006E45EF">
        <w:rPr>
          <w:lang w:val="en-GB"/>
        </w:rPr>
        <w:t xml:space="preserve"> to produce a completely paired dataset</w:t>
      </w:r>
      <w:r w:rsidRPr="006E45EF">
        <w:t xml:space="preserve">. </w:t>
      </w:r>
    </w:p>
    <w:p w14:paraId="3240A80D" w14:textId="00B8BCD3" w:rsidR="008543B6" w:rsidRDefault="00BE71AA" w:rsidP="009F7746">
      <w:r>
        <w:t xml:space="preserve">Implementing the standard </w:t>
      </w:r>
      <w:proofErr w:type="spellStart"/>
      <w:r>
        <w:t>CycleGAN</w:t>
      </w:r>
      <w:proofErr w:type="spellEnd"/>
      <w:r>
        <w:t xml:space="preserve"> </w:t>
      </w:r>
      <w:r w:rsidR="00E91F70">
        <w:t xml:space="preserve">directly </w:t>
      </w:r>
      <w:r w:rsidR="001527F3">
        <w:t>with the parameters given in</w:t>
      </w:r>
      <w:r w:rsidR="00E91F70">
        <w:t xml:space="preserve"> the original paper</w:t>
      </w:r>
      <w:r w:rsidR="0045574C">
        <w:fldChar w:fldCharType="begin"/>
      </w:r>
      <w:r w:rsidR="00106C1C">
        <w:instrText xml:space="preserve"> ADDIN ZOTERO_ITEM CSL_CITATION {"citationID":"MZtvEYhb","properties":{"formattedCitation":"[29]","plainCitation":"[29]","noteIndex":0},"citationItems":[{"id":458,"uris":["http://zotero.org/users/8542405/items/73EGX98J"],"itemData":{"id":458,"type":"report","abstract":"Image-to-image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X \\rightarrow Y$ such that the distribution of images from $G(X)$ is indistinguishable from the distribution $Y$ using an adversarial loss. Because this mapping is highly under-constrained, we couple it with an inverse mapping $F: Y \\rightarrow X$ and introduce a cycle consistency loss to push $F(G(X)) \\approx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approach.","note":"arXiv:1703.10593 [cs]\ntype: article","number":"arXiv:1703.10593","publisher":"arXiv","source":"arXiv.org","title":"Unpaired Image-to-Image Translation using Cycle-Consistent Adversarial Networks","URL":"http://arxiv.org/abs/1703.10593","author":[{"family":"Zhu","given":"Jun-Yan"},{"family":"Park","given":"Taesung"},{"family":"Isola","given":"Phillip"},{"family":"Efros","given":"Alexei A."}],"accessed":{"date-parts":[["2022",5,24]]},"issued":{"date-parts":[["2020",8,24]]}}}],"schema":"https://github.com/citation-style-language/schema/raw/master/csl-citation.json"} </w:instrText>
      </w:r>
      <w:r w:rsidR="0045574C">
        <w:fldChar w:fldCharType="separate"/>
      </w:r>
      <w:r w:rsidR="00106C1C" w:rsidRPr="00106C1C">
        <w:rPr>
          <w:rFonts w:ascii="Calibri" w:hAnsi="Calibri" w:cs="Calibri"/>
        </w:rPr>
        <w:t>[29]</w:t>
      </w:r>
      <w:r w:rsidR="0045574C">
        <w:fldChar w:fldCharType="end"/>
      </w:r>
      <w:r w:rsidR="001527F3">
        <w:t xml:space="preserve">, </w:t>
      </w:r>
      <w:r w:rsidR="009560D6">
        <w:t xml:space="preserve">was unable to </w:t>
      </w:r>
      <w:r w:rsidR="0055535C">
        <w:t>accurately</w:t>
      </w:r>
      <w:r w:rsidR="009560D6">
        <w:t xml:space="preserve"> reproduce </w:t>
      </w:r>
      <w:r w:rsidR="0055535C">
        <w:t>ultrasonic images with the simulated defect</w:t>
      </w:r>
      <w:r w:rsidR="00402508">
        <w:t xml:space="preserve"> responses</w:t>
      </w:r>
      <w:r w:rsidR="0055535C">
        <w:t xml:space="preserve"> present. Furthermore, the generated images suffered from significant mode collapse</w:t>
      </w:r>
      <w:r w:rsidR="001527F3">
        <w:t xml:space="preserve">. An example of this is shown in </w:t>
      </w:r>
      <w:r w:rsidR="001C4655">
        <w:fldChar w:fldCharType="begin"/>
      </w:r>
      <w:r w:rsidR="001C4655">
        <w:instrText xml:space="preserve"> REF _Ref113616422 \h </w:instrText>
      </w:r>
      <w:r w:rsidR="001C4655">
        <w:fldChar w:fldCharType="separate"/>
      </w:r>
      <w:r w:rsidR="001C4655">
        <w:t xml:space="preserve">Figure </w:t>
      </w:r>
      <w:r w:rsidR="001C4655">
        <w:rPr>
          <w:noProof/>
        </w:rPr>
        <w:t>5</w:t>
      </w:r>
      <w:r w:rsidR="001C4655">
        <w:fldChar w:fldCharType="end"/>
      </w:r>
      <w:r w:rsidR="001527F3">
        <w:t>.</w:t>
      </w:r>
      <w:r w:rsidR="000B3DD4">
        <w:t xml:space="preserve"> </w:t>
      </w:r>
      <w:r w:rsidR="006E45EF">
        <w:t>O</w:t>
      </w:r>
      <w:r w:rsidR="00E009EB">
        <w:t>ur original implementation</w:t>
      </w:r>
      <w:r w:rsidR="006E45EF">
        <w:t xml:space="preserve"> was done in </w:t>
      </w:r>
      <w:proofErr w:type="spellStart"/>
      <w:r w:rsidR="006E45EF">
        <w:t>Pytorch</w:t>
      </w:r>
      <w:proofErr w:type="spellEnd"/>
      <w:r w:rsidR="006E45EF">
        <w:t xml:space="preserve"> and</w:t>
      </w:r>
      <w:r w:rsidR="00895AED">
        <w:t xml:space="preserve"> used</w:t>
      </w:r>
      <w:r w:rsidR="000A2739">
        <w:t>:</w:t>
      </w:r>
      <w:r w:rsidR="00331CA9">
        <w:t xml:space="preserve"> 200 </w:t>
      </w:r>
      <w:r w:rsidR="008861C4">
        <w:t>epochs</w:t>
      </w:r>
      <w:r w:rsidR="00331CA9">
        <w:t xml:space="preserve">, </w:t>
      </w:r>
      <w:r w:rsidR="001C4655">
        <w:t xml:space="preserve">a </w:t>
      </w:r>
      <w:r w:rsidR="008861C4">
        <w:t>batch</w:t>
      </w:r>
      <w:r w:rsidR="000A2739">
        <w:t xml:space="preserve"> </w:t>
      </w:r>
      <w:r w:rsidR="008861C4">
        <w:t>size</w:t>
      </w:r>
      <w:r w:rsidR="00331CA9">
        <w:t xml:space="preserve"> of </w:t>
      </w:r>
      <w:r w:rsidR="008861C4">
        <w:t>4</w:t>
      </w:r>
      <w:r w:rsidR="002750DE">
        <w:t xml:space="preserve">, 6 residual blocks, and an identity loss of </w:t>
      </w:r>
      <w:r w:rsidR="009F7746">
        <w:t>5 (half the cycle consistency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268"/>
        <w:gridCol w:w="284"/>
        <w:gridCol w:w="2268"/>
        <w:gridCol w:w="2885"/>
      </w:tblGrid>
      <w:tr w:rsidR="00EF0761" w14:paraId="60A9FFB5" w14:textId="77777777" w:rsidTr="003F1060">
        <w:tc>
          <w:tcPr>
            <w:tcW w:w="2405" w:type="dxa"/>
          </w:tcPr>
          <w:p w14:paraId="1F10B63E" w14:textId="77777777" w:rsidR="00EF0761" w:rsidRPr="00ED41B8" w:rsidRDefault="00EF0761" w:rsidP="00EF0761">
            <w:pPr>
              <w:jc w:val="center"/>
              <w:rPr>
                <w:noProof/>
              </w:rPr>
            </w:pPr>
          </w:p>
        </w:tc>
        <w:tc>
          <w:tcPr>
            <w:tcW w:w="2268" w:type="dxa"/>
          </w:tcPr>
          <w:p w14:paraId="5F2C39D2" w14:textId="720DD500" w:rsidR="00EF0761" w:rsidRPr="00ED41B8" w:rsidRDefault="00EF0761" w:rsidP="00EF0761">
            <w:pPr>
              <w:jc w:val="center"/>
              <w:rPr>
                <w:noProof/>
              </w:rPr>
            </w:pPr>
            <w:r>
              <w:rPr>
                <w:noProof/>
              </w:rPr>
              <w:t>CycleGAN input</w:t>
            </w:r>
          </w:p>
        </w:tc>
        <w:tc>
          <w:tcPr>
            <w:tcW w:w="284" w:type="dxa"/>
          </w:tcPr>
          <w:p w14:paraId="3EB30A33" w14:textId="77777777" w:rsidR="00EF0761" w:rsidRPr="00ED41B8" w:rsidRDefault="00EF0761" w:rsidP="00EF0761">
            <w:pPr>
              <w:keepNext/>
              <w:jc w:val="center"/>
              <w:rPr>
                <w:noProof/>
              </w:rPr>
            </w:pPr>
          </w:p>
        </w:tc>
        <w:tc>
          <w:tcPr>
            <w:tcW w:w="2268" w:type="dxa"/>
          </w:tcPr>
          <w:p w14:paraId="759B295B" w14:textId="2EC9D1F5" w:rsidR="00EF0761" w:rsidRPr="00ED41B8" w:rsidRDefault="00EF0761" w:rsidP="00EF0761">
            <w:pPr>
              <w:keepNext/>
              <w:jc w:val="center"/>
              <w:rPr>
                <w:noProof/>
              </w:rPr>
            </w:pPr>
            <w:r>
              <w:rPr>
                <w:noProof/>
              </w:rPr>
              <w:t>CycleGAN output</w:t>
            </w:r>
          </w:p>
        </w:tc>
        <w:tc>
          <w:tcPr>
            <w:tcW w:w="2885" w:type="dxa"/>
          </w:tcPr>
          <w:p w14:paraId="5C8E784D" w14:textId="77777777" w:rsidR="00EF0761" w:rsidRPr="00ED41B8" w:rsidRDefault="00EF0761" w:rsidP="00EF0761">
            <w:pPr>
              <w:keepNext/>
              <w:jc w:val="center"/>
              <w:rPr>
                <w:noProof/>
              </w:rPr>
            </w:pPr>
          </w:p>
        </w:tc>
      </w:tr>
      <w:tr w:rsidR="00EF0761" w14:paraId="00A24715" w14:textId="6200C920" w:rsidTr="003F1060">
        <w:tc>
          <w:tcPr>
            <w:tcW w:w="2405" w:type="dxa"/>
          </w:tcPr>
          <w:p w14:paraId="7002001A" w14:textId="77777777" w:rsidR="00EF0761" w:rsidRPr="00ED41B8" w:rsidRDefault="00EF0761" w:rsidP="00EF0761">
            <w:pPr>
              <w:jc w:val="center"/>
              <w:rPr>
                <w:noProof/>
              </w:rPr>
            </w:pPr>
          </w:p>
        </w:tc>
        <w:tc>
          <w:tcPr>
            <w:tcW w:w="2268" w:type="dxa"/>
          </w:tcPr>
          <w:p w14:paraId="2EE4BF15" w14:textId="43069EAC" w:rsidR="00EF0761" w:rsidRDefault="00EF0761" w:rsidP="00EF0761">
            <w:pPr>
              <w:jc w:val="center"/>
            </w:pPr>
            <w:r w:rsidRPr="00ED41B8">
              <w:rPr>
                <w:noProof/>
              </w:rPr>
              <w:drawing>
                <wp:inline distT="0" distB="0" distL="0" distR="0" wp14:anchorId="77D2C50E" wp14:editId="2D13779F">
                  <wp:extent cx="1257300" cy="1242060"/>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rotWithShape="1">
                          <a:blip r:embed="rId17"/>
                          <a:srcRect l="630" t="1593" r="53210" b="2357"/>
                          <a:stretch/>
                        </pic:blipFill>
                        <pic:spPr bwMode="auto">
                          <a:xfrm>
                            <a:off x="0" y="0"/>
                            <a:ext cx="1269206" cy="1253822"/>
                          </a:xfrm>
                          <a:prstGeom prst="rect">
                            <a:avLst/>
                          </a:prstGeom>
                          <a:ln>
                            <a:noFill/>
                          </a:ln>
                          <a:extLst>
                            <a:ext uri="{53640926-AAD7-44D8-BBD7-CCE9431645EC}">
                              <a14:shadowObscured xmlns:a14="http://schemas.microsoft.com/office/drawing/2010/main"/>
                            </a:ext>
                          </a:extLst>
                        </pic:spPr>
                      </pic:pic>
                    </a:graphicData>
                  </a:graphic>
                </wp:inline>
              </w:drawing>
            </w:r>
          </w:p>
        </w:tc>
        <w:tc>
          <w:tcPr>
            <w:tcW w:w="284" w:type="dxa"/>
          </w:tcPr>
          <w:p w14:paraId="687881DE" w14:textId="77777777" w:rsidR="00EF0761" w:rsidRPr="00ED41B8" w:rsidRDefault="00EF0761" w:rsidP="00EF0761">
            <w:pPr>
              <w:keepNext/>
              <w:jc w:val="center"/>
              <w:rPr>
                <w:noProof/>
              </w:rPr>
            </w:pPr>
          </w:p>
        </w:tc>
        <w:tc>
          <w:tcPr>
            <w:tcW w:w="2268" w:type="dxa"/>
          </w:tcPr>
          <w:p w14:paraId="1883500A" w14:textId="77FAB82D" w:rsidR="00EF0761" w:rsidRDefault="00EF0761" w:rsidP="00EF0761">
            <w:pPr>
              <w:keepNext/>
              <w:jc w:val="center"/>
            </w:pPr>
            <w:r w:rsidRPr="00ED41B8">
              <w:rPr>
                <w:noProof/>
              </w:rPr>
              <w:drawing>
                <wp:inline distT="0" distB="0" distL="0" distR="0" wp14:anchorId="4B9A2473" wp14:editId="0F7CBD0C">
                  <wp:extent cx="1267902" cy="1241256"/>
                  <wp:effectExtent l="0" t="0" r="8890" b="0"/>
                  <wp:docPr id="27" name="Picture 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rotWithShape="1">
                          <a:blip r:embed="rId17"/>
                          <a:srcRect l="53810" t="1593" r="-389" b="2357"/>
                          <a:stretch/>
                        </pic:blipFill>
                        <pic:spPr bwMode="auto">
                          <a:xfrm>
                            <a:off x="0" y="0"/>
                            <a:ext cx="1280737" cy="1253822"/>
                          </a:xfrm>
                          <a:prstGeom prst="rect">
                            <a:avLst/>
                          </a:prstGeom>
                          <a:ln>
                            <a:noFill/>
                          </a:ln>
                          <a:extLst>
                            <a:ext uri="{53640926-AAD7-44D8-BBD7-CCE9431645EC}">
                              <a14:shadowObscured xmlns:a14="http://schemas.microsoft.com/office/drawing/2010/main"/>
                            </a:ext>
                          </a:extLst>
                        </pic:spPr>
                      </pic:pic>
                    </a:graphicData>
                  </a:graphic>
                </wp:inline>
              </w:drawing>
            </w:r>
          </w:p>
        </w:tc>
        <w:tc>
          <w:tcPr>
            <w:tcW w:w="2885" w:type="dxa"/>
          </w:tcPr>
          <w:p w14:paraId="5330AD89" w14:textId="77777777" w:rsidR="00EF0761" w:rsidRPr="00ED41B8" w:rsidRDefault="00EF0761" w:rsidP="00EF0761">
            <w:pPr>
              <w:keepNext/>
              <w:jc w:val="center"/>
              <w:rPr>
                <w:noProof/>
              </w:rPr>
            </w:pPr>
          </w:p>
        </w:tc>
      </w:tr>
      <w:tr w:rsidR="00EF0761" w14:paraId="3371ADCC" w14:textId="77777777" w:rsidTr="003F1060">
        <w:tc>
          <w:tcPr>
            <w:tcW w:w="2405" w:type="dxa"/>
          </w:tcPr>
          <w:p w14:paraId="39A017F3" w14:textId="77777777" w:rsidR="00EF0761" w:rsidRPr="00ED41B8" w:rsidRDefault="00EF0761" w:rsidP="00EF0761">
            <w:pPr>
              <w:jc w:val="center"/>
              <w:rPr>
                <w:noProof/>
              </w:rPr>
            </w:pPr>
          </w:p>
        </w:tc>
        <w:tc>
          <w:tcPr>
            <w:tcW w:w="2268" w:type="dxa"/>
          </w:tcPr>
          <w:p w14:paraId="4DC39C91" w14:textId="77777777" w:rsidR="00EF0761" w:rsidRPr="00ED41B8" w:rsidRDefault="00EF0761" w:rsidP="00EF0761">
            <w:pPr>
              <w:jc w:val="center"/>
              <w:rPr>
                <w:noProof/>
              </w:rPr>
            </w:pPr>
          </w:p>
        </w:tc>
        <w:tc>
          <w:tcPr>
            <w:tcW w:w="284" w:type="dxa"/>
          </w:tcPr>
          <w:p w14:paraId="645A57F7" w14:textId="77777777" w:rsidR="00EF0761" w:rsidRPr="00ED41B8" w:rsidRDefault="00EF0761" w:rsidP="00EF0761">
            <w:pPr>
              <w:keepNext/>
              <w:jc w:val="center"/>
              <w:rPr>
                <w:noProof/>
              </w:rPr>
            </w:pPr>
          </w:p>
        </w:tc>
        <w:tc>
          <w:tcPr>
            <w:tcW w:w="2268" w:type="dxa"/>
          </w:tcPr>
          <w:p w14:paraId="78ED9125" w14:textId="77777777" w:rsidR="00EF0761" w:rsidRPr="00ED41B8" w:rsidRDefault="00EF0761" w:rsidP="00EF0761">
            <w:pPr>
              <w:keepNext/>
              <w:jc w:val="center"/>
              <w:rPr>
                <w:noProof/>
              </w:rPr>
            </w:pPr>
          </w:p>
        </w:tc>
        <w:tc>
          <w:tcPr>
            <w:tcW w:w="2885" w:type="dxa"/>
          </w:tcPr>
          <w:p w14:paraId="4CE6204B" w14:textId="77777777" w:rsidR="00EF0761" w:rsidRPr="00ED41B8" w:rsidRDefault="00EF0761" w:rsidP="00EF0761">
            <w:pPr>
              <w:keepNext/>
              <w:jc w:val="center"/>
              <w:rPr>
                <w:noProof/>
              </w:rPr>
            </w:pPr>
          </w:p>
        </w:tc>
      </w:tr>
      <w:tr w:rsidR="00EF0761" w14:paraId="305D27FF" w14:textId="169B603E" w:rsidTr="003F1060">
        <w:tc>
          <w:tcPr>
            <w:tcW w:w="2405" w:type="dxa"/>
          </w:tcPr>
          <w:p w14:paraId="70DCF8DA" w14:textId="77777777" w:rsidR="00EF0761" w:rsidRPr="00873ACD" w:rsidRDefault="00EF0761" w:rsidP="00EF0761">
            <w:pPr>
              <w:jc w:val="center"/>
              <w:rPr>
                <w:noProof/>
              </w:rPr>
            </w:pPr>
          </w:p>
        </w:tc>
        <w:tc>
          <w:tcPr>
            <w:tcW w:w="2268" w:type="dxa"/>
          </w:tcPr>
          <w:p w14:paraId="14625073" w14:textId="0BE87BAB" w:rsidR="00EF0761" w:rsidRPr="00ED41B8" w:rsidRDefault="00EF0761" w:rsidP="00EF0761">
            <w:pPr>
              <w:jc w:val="center"/>
              <w:rPr>
                <w:noProof/>
              </w:rPr>
            </w:pPr>
            <w:r w:rsidRPr="00873ACD">
              <w:rPr>
                <w:noProof/>
              </w:rPr>
              <w:drawing>
                <wp:inline distT="0" distB="0" distL="0" distR="0" wp14:anchorId="70374A4A" wp14:editId="37A9BD83">
                  <wp:extent cx="1280160" cy="1220052"/>
                  <wp:effectExtent l="0" t="0" r="0" b="0"/>
                  <wp:docPr id="2" name="Picture 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10;&#10;Description automatically generated"/>
                          <pic:cNvPicPr/>
                        </pic:nvPicPr>
                        <pic:blipFill rotWithShape="1">
                          <a:blip r:embed="rId18"/>
                          <a:srcRect l="564" t="3098" r="53079" b="3600"/>
                          <a:stretch/>
                        </pic:blipFill>
                        <pic:spPr bwMode="auto">
                          <a:xfrm>
                            <a:off x="0" y="0"/>
                            <a:ext cx="1280160" cy="1220052"/>
                          </a:xfrm>
                          <a:prstGeom prst="rect">
                            <a:avLst/>
                          </a:prstGeom>
                          <a:ln>
                            <a:noFill/>
                          </a:ln>
                          <a:extLst>
                            <a:ext uri="{53640926-AAD7-44D8-BBD7-CCE9431645EC}">
                              <a14:shadowObscured xmlns:a14="http://schemas.microsoft.com/office/drawing/2010/main"/>
                            </a:ext>
                          </a:extLst>
                        </pic:spPr>
                      </pic:pic>
                    </a:graphicData>
                  </a:graphic>
                </wp:inline>
              </w:drawing>
            </w:r>
          </w:p>
        </w:tc>
        <w:tc>
          <w:tcPr>
            <w:tcW w:w="284" w:type="dxa"/>
          </w:tcPr>
          <w:p w14:paraId="1D63D0EA" w14:textId="77777777" w:rsidR="00EF0761" w:rsidRPr="00873ACD" w:rsidRDefault="00EF0761" w:rsidP="00EF0761">
            <w:pPr>
              <w:keepNext/>
              <w:jc w:val="center"/>
              <w:rPr>
                <w:noProof/>
              </w:rPr>
            </w:pPr>
          </w:p>
        </w:tc>
        <w:tc>
          <w:tcPr>
            <w:tcW w:w="2268" w:type="dxa"/>
          </w:tcPr>
          <w:p w14:paraId="1AB517C2" w14:textId="285D466F" w:rsidR="00EF0761" w:rsidRPr="00873ACD" w:rsidRDefault="00EF0761" w:rsidP="00EF0761">
            <w:pPr>
              <w:keepNext/>
              <w:jc w:val="center"/>
              <w:rPr>
                <w:noProof/>
              </w:rPr>
            </w:pPr>
            <w:r w:rsidRPr="00873ACD">
              <w:rPr>
                <w:noProof/>
              </w:rPr>
              <w:drawing>
                <wp:inline distT="0" distB="0" distL="0" distR="0" wp14:anchorId="37F118A4" wp14:editId="582C476F">
                  <wp:extent cx="1288111" cy="1220028"/>
                  <wp:effectExtent l="0" t="0" r="7620" b="0"/>
                  <wp:docPr id="28" name="Picture 2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10;&#10;Description automatically generated"/>
                          <pic:cNvPicPr/>
                        </pic:nvPicPr>
                        <pic:blipFill rotWithShape="1">
                          <a:blip r:embed="rId18"/>
                          <a:srcRect l="52969" t="3098" r="385" b="3600"/>
                          <a:stretch/>
                        </pic:blipFill>
                        <pic:spPr bwMode="auto">
                          <a:xfrm>
                            <a:off x="0" y="0"/>
                            <a:ext cx="1311968" cy="1242624"/>
                          </a:xfrm>
                          <a:prstGeom prst="rect">
                            <a:avLst/>
                          </a:prstGeom>
                          <a:ln>
                            <a:noFill/>
                          </a:ln>
                          <a:extLst>
                            <a:ext uri="{53640926-AAD7-44D8-BBD7-CCE9431645EC}">
                              <a14:shadowObscured xmlns:a14="http://schemas.microsoft.com/office/drawing/2010/main"/>
                            </a:ext>
                          </a:extLst>
                        </pic:spPr>
                      </pic:pic>
                    </a:graphicData>
                  </a:graphic>
                </wp:inline>
              </w:drawing>
            </w:r>
          </w:p>
        </w:tc>
        <w:tc>
          <w:tcPr>
            <w:tcW w:w="2885" w:type="dxa"/>
          </w:tcPr>
          <w:p w14:paraId="61C7D8FA" w14:textId="77777777" w:rsidR="00EF0761" w:rsidRPr="00873ACD" w:rsidRDefault="00EF0761" w:rsidP="00EF0761">
            <w:pPr>
              <w:keepNext/>
              <w:jc w:val="center"/>
              <w:rPr>
                <w:noProof/>
              </w:rPr>
            </w:pPr>
          </w:p>
        </w:tc>
      </w:tr>
    </w:tbl>
    <w:p w14:paraId="1372B362" w14:textId="25A9C0C9" w:rsidR="00F11674" w:rsidRDefault="00E64DEE" w:rsidP="00E64DEE">
      <w:pPr>
        <w:pStyle w:val="Caption"/>
      </w:pPr>
      <w:bookmarkStart w:id="25" w:name="_Ref113616422"/>
      <w:r>
        <w:t xml:space="preserve">Figure </w:t>
      </w:r>
      <w:fldSimple w:instr=" SEQ Figure \* ARABIC ">
        <w:r w:rsidR="00583A08">
          <w:rPr>
            <w:noProof/>
          </w:rPr>
          <w:t>5</w:t>
        </w:r>
      </w:fldSimple>
      <w:bookmarkEnd w:id="25"/>
      <w:r>
        <w:t xml:space="preserve">: </w:t>
      </w:r>
      <w:r w:rsidRPr="00E64DEE">
        <w:t xml:space="preserve">Example images </w:t>
      </w:r>
      <w:r>
        <w:t xml:space="preserve">of </w:t>
      </w:r>
      <w:r w:rsidR="002462A7">
        <w:t xml:space="preserve">initial </w:t>
      </w:r>
      <w:proofErr w:type="spellStart"/>
      <w:r w:rsidR="002462A7">
        <w:t>CycleGAN</w:t>
      </w:r>
      <w:proofErr w:type="spellEnd"/>
      <w:r w:rsidR="002462A7">
        <w:t xml:space="preserve"> outputs.</w:t>
      </w:r>
    </w:p>
    <w:p w14:paraId="2ACD654C" w14:textId="189991D4" w:rsidR="00B35A6E" w:rsidRDefault="00B35A6E" w:rsidP="00A94607">
      <w:pPr>
        <w:pStyle w:val="Heading4"/>
      </w:pPr>
      <w:r>
        <w:t xml:space="preserve">Adjustments to </w:t>
      </w:r>
      <w:proofErr w:type="spellStart"/>
      <w:r>
        <w:t>CycleGAN</w:t>
      </w:r>
      <w:proofErr w:type="spellEnd"/>
      <w:r w:rsidR="005160FA">
        <w:t xml:space="preserve"> – Mid</w:t>
      </w:r>
      <w:r w:rsidR="009F35CD">
        <w:t>-</w:t>
      </w:r>
      <w:r w:rsidR="005160FA">
        <w:t>cycle activation map</w:t>
      </w:r>
      <w:r>
        <w:t xml:space="preserve"> </w:t>
      </w:r>
    </w:p>
    <w:p w14:paraId="439DCCBA" w14:textId="53B32055" w:rsidR="00526382" w:rsidRDefault="0028372B" w:rsidP="00784523">
      <w:r>
        <w:t xml:space="preserve">It has been demonstrated that adjusting the </w:t>
      </w:r>
      <w:r w:rsidR="003C3A90">
        <w:t xml:space="preserve">loss function of </w:t>
      </w:r>
      <w:proofErr w:type="spellStart"/>
      <w:r w:rsidR="003C3A90">
        <w:t>CycleGAN</w:t>
      </w:r>
      <w:proofErr w:type="spellEnd"/>
      <w:r w:rsidR="003C3A90">
        <w:t xml:space="preserve"> can improve performance </w:t>
      </w:r>
      <w:r w:rsidR="0013012C">
        <w:t xml:space="preserve">for specific tasks </w:t>
      </w:r>
      <w:r w:rsidR="003C3A90">
        <w:fldChar w:fldCharType="begin"/>
      </w:r>
      <w:r w:rsidR="00206309">
        <w:instrText xml:space="preserve"> ADDIN ZOTERO_ITEM CSL_CITATION {"citationID":"rgLcbGTm","properties":{"formattedCitation":"[32]","plainCitation":"[32]","noteIndex":0},"citationItems":[{"id":545,"uris":["http://zotero.org/users/8542405/items/HGGP8JM8"],"itemData":{"id":545,"type":"article","abstract":"Immunohistochemistry is a valuable diagnostic tool for cancer pathology. However, it requires specialist labs and equipment, is time-intensive, and is difficult to reproduce. Consequently, a long term aim is to provide a digital method of recreating physical immunohistochemical stains. Generative Adversarial Networks have become exceedingly advanced at mapping one image type to another and have shown promise at inferring immunostains from haematoxylin and eosin. However, they have a substantial weakness when used with pathology images as they can fabricate structures that are not present in the original data. CycleGANs can mitigate invented tissue structures in pathology image mapping but have a related disposition to generate areas of inaccurate staining. In this paper, we describe a modification to the loss function of a CycleGAN to improve its mapping ability for pathology images by enforcing realistic stain replication while retaining tissue structure. Our approach improves upon others by considering structure and staining during model training. We evaluated our network using the Fr\\'echet Inception distance, coupled with a new technique that we propose to appraise the accuracy of virtual immunohistochemistry. This assesses the overlap between each stain component in the inferred and ground truth images through colour deconvolution, thresholding and the Sorensen-Dice coefficient. Our modified loss function resulted in a Dice coefficient for the virtual stain of 0.78 compared with the real AE1/AE3 slide. This was superior to the unaltered CycleGAN's score of 0.74. Additionally, our loss function improved the Fr\\'echet Inception distance for the reconstruction to 74.54 from 76.47. We, therefore, describe an advance in virtual restaining that can extend to other immunostains and tumour types and deliver reproducible, fast and readily accessible immunohistochemistry worldwide.","note":"arXiv:2204.06849 [cs, eess, q-bio]","number":"arXiv:2204.06849","publisher":"arXiv","source":"arXiv.org","title":"Ensuring accurate stain reproduction in deep generative networks for virtual immunohistochemistry","URL":"http://arxiv.org/abs/2204.06849","author":[{"family":"Walsh","given":"Christopher D."},{"family":"Edwards","given":"Joanne"},{"family":"Insall","given":"Robert H."}],"accessed":{"date-parts":[["2022",8,25]]},"issued":{"date-parts":[["2022",4,14]]}}}],"schema":"https://github.com/citation-style-language/schema/raw/master/csl-citation.json"} </w:instrText>
      </w:r>
      <w:r w:rsidR="003C3A90">
        <w:fldChar w:fldCharType="separate"/>
      </w:r>
      <w:r w:rsidR="00206309" w:rsidRPr="00206309">
        <w:rPr>
          <w:rFonts w:ascii="Calibri" w:hAnsi="Calibri" w:cs="Calibri"/>
        </w:rPr>
        <w:t>[32]</w:t>
      </w:r>
      <w:r w:rsidR="003C3A90">
        <w:fldChar w:fldCharType="end"/>
      </w:r>
      <w:r w:rsidR="003C3A90">
        <w:t xml:space="preserve">. </w:t>
      </w:r>
      <w:r w:rsidR="004B22BB">
        <w:t xml:space="preserve">To improve the performance of the original </w:t>
      </w:r>
      <w:proofErr w:type="spellStart"/>
      <w:r w:rsidR="004B22BB">
        <w:t>CycleGAN</w:t>
      </w:r>
      <w:proofErr w:type="spellEnd"/>
      <w:r w:rsidR="004B22BB">
        <w:t xml:space="preserve"> paper for our task </w:t>
      </w:r>
      <w:r w:rsidR="00B87B37">
        <w:t xml:space="preserve">we made a variety of adjustments, the most significant being the introduction of a </w:t>
      </w:r>
      <w:r w:rsidR="00B87B37" w:rsidRPr="00703F7E">
        <w:t xml:space="preserve">mid-cycle </w:t>
      </w:r>
      <w:r w:rsidR="00703F7E" w:rsidRPr="00703F7E">
        <w:t xml:space="preserve">activation </w:t>
      </w:r>
      <w:r w:rsidR="00D30D76">
        <w:t xml:space="preserve">map </w:t>
      </w:r>
      <w:r w:rsidR="00703F7E" w:rsidRPr="00703F7E">
        <w:t>loss</w:t>
      </w:r>
      <w:r w:rsidR="00703F7E">
        <w:t>.</w:t>
      </w:r>
      <w:r w:rsidR="007E51C1">
        <w:t xml:space="preserve"> </w:t>
      </w:r>
    </w:p>
    <w:p w14:paraId="17C8428E" w14:textId="4A3CFAED" w:rsidR="00BC2A67" w:rsidRDefault="0076083A" w:rsidP="00BC2A67">
      <w:r>
        <w:lastRenderedPageBreak/>
        <w:t>The m</w:t>
      </w:r>
      <w:r w:rsidR="00821E73">
        <w:t>id</w:t>
      </w:r>
      <w:r w:rsidR="009F35CD">
        <w:t>-</w:t>
      </w:r>
      <w:r w:rsidR="00821E73">
        <w:t>cycle activation</w:t>
      </w:r>
      <w:r w:rsidR="00D30D76">
        <w:t xml:space="preserve"> map</w:t>
      </w:r>
      <w:r w:rsidR="00821E73">
        <w:t xml:space="preserve"> loss aims to</w:t>
      </w:r>
      <w:r w:rsidR="00B72BC1">
        <w:t xml:space="preserve"> </w:t>
      </w:r>
      <w:r w:rsidR="00AD1A15">
        <w:t>give</w:t>
      </w:r>
      <w:r w:rsidR="00B72BC1">
        <w:t xml:space="preserve"> the algorithm freedom to </w:t>
      </w:r>
      <w:r w:rsidR="009B7A4F">
        <w:t xml:space="preserve">alter the noise profile whilst retaining constraint </w:t>
      </w:r>
      <w:r w:rsidR="00AD1A15">
        <w:t>over</w:t>
      </w:r>
      <w:r w:rsidR="009B7A4F">
        <w:t xml:space="preserve"> the original defect </w:t>
      </w:r>
      <w:r w:rsidR="00C17B43">
        <w:t xml:space="preserve">response. The need for this is clear from the original implementation as the defect response </w:t>
      </w:r>
      <w:r w:rsidR="00AD1A15">
        <w:t>can easily be washed out (</w:t>
      </w:r>
      <w:r w:rsidR="00AD1A15">
        <w:fldChar w:fldCharType="begin"/>
      </w:r>
      <w:r w:rsidR="00AD1A15">
        <w:instrText xml:space="preserve"> REF _Ref113616422 \h </w:instrText>
      </w:r>
      <w:r w:rsidR="00AD1A15">
        <w:fldChar w:fldCharType="separate"/>
      </w:r>
      <w:r w:rsidR="00AE2DAB">
        <w:t xml:space="preserve">Figure </w:t>
      </w:r>
      <w:r w:rsidR="00AE2DAB">
        <w:rPr>
          <w:noProof/>
        </w:rPr>
        <w:t>5</w:t>
      </w:r>
      <w:r w:rsidR="00AD1A15">
        <w:fldChar w:fldCharType="end"/>
      </w:r>
      <w:r w:rsidR="00AD1A15">
        <w:t>).</w:t>
      </w:r>
      <w:r w:rsidR="00821E73">
        <w:t xml:space="preserve"> </w:t>
      </w:r>
      <w:r w:rsidR="00A251EB">
        <w:t xml:space="preserve">To do this, we </w:t>
      </w:r>
      <w:r w:rsidR="00A6286F">
        <w:t xml:space="preserve">use the simulated input image to generate an activation map. </w:t>
      </w:r>
      <w:r w:rsidR="00A02990">
        <w:t>Th</w:t>
      </w:r>
      <w:r w:rsidR="00AE2DAB">
        <w:t>is</w:t>
      </w:r>
      <w:r w:rsidR="00A02990">
        <w:t xml:space="preserve"> activation map is a 0-1 normalized version of the original </w:t>
      </w:r>
      <w:r w:rsidR="00F30467">
        <w:t xml:space="preserve">simulated </w:t>
      </w:r>
      <w:r w:rsidR="00A02990">
        <w:t>input image,</w:t>
      </w:r>
      <w:r w:rsidR="00C9284A">
        <w:t xml:space="preserve"> this way even low amplitude defect responses are still incorporated. </w:t>
      </w:r>
      <w:r w:rsidR="00AC29C9">
        <w:t xml:space="preserve">The simulated responses allow for this as the </w:t>
      </w:r>
      <w:r w:rsidR="00147672">
        <w:t xml:space="preserve">background response is uniform. By normalizing the </w:t>
      </w:r>
      <w:r w:rsidR="00B65925">
        <w:t xml:space="preserve">activation map we zero the effect of background response and only punish the defect response. </w:t>
      </w:r>
      <w:r w:rsidR="00E00ACA">
        <w:t xml:space="preserve">Next, a scale factor is calculated to allow for adjustments of defect size. This is calculated by </w:t>
      </w:r>
      <w:r w:rsidR="00D815FA">
        <w:t xml:space="preserve">taking </w:t>
      </w:r>
      <w:r w:rsidR="0058477D">
        <w:t>all</w:t>
      </w:r>
      <w:r w:rsidR="00D815FA">
        <w:t xml:space="preserve"> non-zero values </w:t>
      </w:r>
      <w:r w:rsidR="00B65925">
        <w:t xml:space="preserve">(defect response) </w:t>
      </w:r>
      <w:r w:rsidR="00D815FA">
        <w:t>from the activation map</w:t>
      </w:r>
      <w:r w:rsidR="0058477D" w:rsidRPr="0058477D">
        <w:t xml:space="preserve"> </w:t>
      </w:r>
      <w:r w:rsidR="0058477D">
        <w:t>and dividing by the total image area</w:t>
      </w:r>
      <w:r w:rsidR="00D815FA">
        <w:t xml:space="preserve">. </w:t>
      </w:r>
      <w:r w:rsidR="00DF3A6E">
        <w:t xml:space="preserve">We then calculate the </w:t>
      </w:r>
      <w:r w:rsidR="00BC32AF">
        <w:t xml:space="preserve">L1 </w:t>
      </w:r>
      <w:r w:rsidR="000E010B">
        <w:t xml:space="preserve">unreduced absolute error between the </w:t>
      </w:r>
      <w:r w:rsidR="004F6DDD">
        <w:t xml:space="preserve">generated image and the simulated image. The activation map is then applied to focus the </w:t>
      </w:r>
      <w:r w:rsidR="00707317">
        <w:t xml:space="preserve">loss to the defect response and </w:t>
      </w:r>
      <w:r w:rsidR="00897FB1">
        <w:t>minimize</w:t>
      </w:r>
      <w:r w:rsidR="00707317">
        <w:t xml:space="preserve"> the loss from the noise. </w:t>
      </w:r>
      <w:r w:rsidR="002F4315">
        <w:t xml:space="preserve">This new loss map is then </w:t>
      </w:r>
      <w:r w:rsidR="00D50BE5">
        <w:t xml:space="preserve">divided </w:t>
      </w:r>
      <w:r w:rsidR="002F4315">
        <w:t xml:space="preserve">by the scale factor previously calculated from the </w:t>
      </w:r>
      <w:r w:rsidR="00F35516">
        <w:t xml:space="preserve">activation map. This means that the </w:t>
      </w:r>
      <w:r w:rsidR="00763D4C">
        <w:t>loss function</w:t>
      </w:r>
      <w:r w:rsidR="00F35516">
        <w:t xml:space="preserve"> </w:t>
      </w:r>
      <w:r w:rsidR="00763D4C">
        <w:t xml:space="preserve">is indiscriminate of defect size and </w:t>
      </w:r>
      <w:r w:rsidR="00F35516">
        <w:t xml:space="preserve">does not punish </w:t>
      </w:r>
      <w:r w:rsidR="00763D4C">
        <w:t>larger defects more significantly than smaller defects.</w:t>
      </w:r>
      <w:r w:rsidR="00686808">
        <w:t xml:space="preserve"> </w:t>
      </w:r>
      <w:r w:rsidR="006902E4">
        <w:t>Finally,</w:t>
      </w:r>
      <w:r w:rsidR="00686808">
        <w:t xml:space="preserve"> the mean is taken to get the reduced </w:t>
      </w:r>
      <w:r w:rsidR="005E07D5">
        <w:t>value,</w:t>
      </w:r>
      <w:r w:rsidR="00686808">
        <w:t xml:space="preserve"> and this is fed into the combined </w:t>
      </w:r>
      <w:r w:rsidR="006902E4">
        <w:t>generator loss function given by</w:t>
      </w:r>
      <w:r w:rsidR="00491876">
        <w:t xml:space="preserve"> equation</w:t>
      </w:r>
      <w:r w:rsidR="006902E4">
        <w:t xml:space="preserve"> </w:t>
      </w:r>
      <w:r w:rsidR="00491876">
        <w:fldChar w:fldCharType="begin"/>
      </w:r>
      <w:r w:rsidR="00491876">
        <w:instrText xml:space="preserve"> REF _Ref114151657 \h </w:instrText>
      </w:r>
      <w:r w:rsidR="00491876">
        <w:fldChar w:fldCharType="separate"/>
      </w:r>
      <w:r w:rsidR="00FB3E63">
        <w:rPr>
          <w:noProof/>
        </w:rPr>
        <w:t>1</w:t>
      </w:r>
      <w:r w:rsidR="00491876">
        <w:fldChar w:fldCharType="end"/>
      </w:r>
      <w:r w:rsidR="006902E4">
        <w:t>.</w:t>
      </w:r>
      <w:r w:rsidR="00897FB1">
        <w:t xml:space="preserve"> </w:t>
      </w:r>
      <w:r w:rsidR="00897FB1">
        <w:fldChar w:fldCharType="begin"/>
      </w:r>
      <w:r w:rsidR="00897FB1">
        <w:instrText xml:space="preserve"> REF _Ref115877296 \h </w:instrText>
      </w:r>
      <w:r w:rsidR="00897FB1">
        <w:fldChar w:fldCharType="separate"/>
      </w:r>
      <w:r w:rsidR="00897FB1">
        <w:t xml:space="preserve">Figure </w:t>
      </w:r>
      <w:r w:rsidR="00897FB1">
        <w:rPr>
          <w:noProof/>
        </w:rPr>
        <w:t>6</w:t>
      </w:r>
      <w:r w:rsidR="00897FB1">
        <w:fldChar w:fldCharType="end"/>
      </w:r>
      <w:r w:rsidR="00897FB1">
        <w:t xml:space="preserve"> </w:t>
      </w:r>
      <w:r w:rsidR="00ED434E">
        <w:t xml:space="preserve">demonstrates this process with an examples image. </w:t>
      </w:r>
    </w:p>
    <w:p w14:paraId="42CF0337" w14:textId="0A42C679" w:rsidR="00C24723" w:rsidRPr="006C4043" w:rsidRDefault="00C24723" w:rsidP="00784523">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087"/>
        <w:gridCol w:w="1610"/>
      </w:tblGrid>
      <w:tr w:rsidR="006C4043" w14:paraId="77B61A87" w14:textId="77777777" w:rsidTr="00BC2A67">
        <w:tc>
          <w:tcPr>
            <w:tcW w:w="1413" w:type="dxa"/>
          </w:tcPr>
          <w:p w14:paraId="296C644B" w14:textId="77777777" w:rsidR="006C4043" w:rsidRDefault="006C4043" w:rsidP="00784523"/>
        </w:tc>
        <w:tc>
          <w:tcPr>
            <w:tcW w:w="7087" w:type="dxa"/>
          </w:tcPr>
          <w:p w14:paraId="3E505F2C" w14:textId="2F5495D7" w:rsidR="006C4043" w:rsidRPr="006C4043" w:rsidRDefault="00000000" w:rsidP="00784523">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activmap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exp</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x,y</m:t>
                    </m:r>
                  </m:sub>
                </m:sSub>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G(x)</m:t>
                                </m:r>
                              </m:e>
                              <m:sub>
                                <m:r>
                                  <w:rPr>
                                    <w:rFonts w:ascii="Cambria Math" w:hAnsi="Cambria Math"/>
                                  </w:rPr>
                                  <m:t>exp</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sim</m:t>
                                </m:r>
                              </m:sub>
                            </m:sSub>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activation map [0→1]</m:t>
                            </m:r>
                          </m:sub>
                        </m:sSub>
                      </m:num>
                      <m:den>
                        <m:sSub>
                          <m:sSubPr>
                            <m:ctrlPr>
                              <w:rPr>
                                <w:rFonts w:ascii="Cambria Math" w:hAnsi="Cambria Math"/>
                                <w:i/>
                              </w:rPr>
                            </m:ctrlPr>
                          </m:sSubPr>
                          <m:e>
                            <m:r>
                              <w:rPr>
                                <w:rFonts w:ascii="Cambria Math" w:hAnsi="Cambria Math"/>
                              </w:rPr>
                              <m:t>K</m:t>
                            </m:r>
                          </m:e>
                          <m:sub>
                            <m:r>
                              <w:rPr>
                                <w:rFonts w:ascii="Cambria Math" w:hAnsi="Cambria Math"/>
                              </w:rPr>
                              <m:t>scale factor</m:t>
                            </m:r>
                          </m:sub>
                        </m:sSub>
                      </m:den>
                    </m:f>
                  </m:e>
                </m:d>
              </m:oMath>
            </m:oMathPara>
          </w:p>
        </w:tc>
        <w:tc>
          <w:tcPr>
            <w:tcW w:w="1610" w:type="dxa"/>
            <w:vAlign w:val="center"/>
          </w:tcPr>
          <w:p w14:paraId="2C5FF13A" w14:textId="71561773" w:rsidR="006C4043" w:rsidRDefault="00B008B4" w:rsidP="00BC2A67">
            <w:pPr>
              <w:pStyle w:val="Caption"/>
              <w:keepNext/>
              <w:jc w:val="center"/>
            </w:pPr>
            <w:fldSimple w:instr=" SEQ Equation \* ARABIC ">
              <w:bookmarkStart w:id="26" w:name="_Ref114151657"/>
              <w:r w:rsidR="00FB3E63">
                <w:rPr>
                  <w:noProof/>
                </w:rPr>
                <w:t>1</w:t>
              </w:r>
              <w:bookmarkEnd w:id="26"/>
            </w:fldSimple>
          </w:p>
        </w:tc>
      </w:tr>
    </w:tbl>
    <w:p w14:paraId="050E188C" w14:textId="77777777" w:rsidR="006C4043" w:rsidRDefault="006C4043" w:rsidP="0078452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42566C" w14:paraId="016DB8C8" w14:textId="77777777" w:rsidTr="00D53820">
        <w:tc>
          <w:tcPr>
            <w:tcW w:w="10110" w:type="dxa"/>
          </w:tcPr>
          <w:p w14:paraId="256A7DED" w14:textId="473C2E64" w:rsidR="0042566C" w:rsidRDefault="008F0E5B" w:rsidP="00FB2EFF">
            <w:pPr>
              <w:keepNext/>
              <w:jc w:val="center"/>
            </w:pPr>
            <w:r>
              <w:rPr>
                <w:noProof/>
              </w:rPr>
              <w:drawing>
                <wp:inline distT="0" distB="0" distL="0" distR="0" wp14:anchorId="2850A535" wp14:editId="67921F17">
                  <wp:extent cx="4876800" cy="2583459"/>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800" cy="2593524"/>
                          </a:xfrm>
                          <a:prstGeom prst="rect">
                            <a:avLst/>
                          </a:prstGeom>
                          <a:noFill/>
                          <a:ln>
                            <a:noFill/>
                          </a:ln>
                        </pic:spPr>
                      </pic:pic>
                    </a:graphicData>
                  </a:graphic>
                </wp:inline>
              </w:drawing>
            </w:r>
          </w:p>
        </w:tc>
      </w:tr>
    </w:tbl>
    <w:p w14:paraId="1E7FBC60" w14:textId="1962BBB2" w:rsidR="0042566C" w:rsidRPr="0042566C" w:rsidRDefault="00FB2EFF" w:rsidP="00FB2EFF">
      <w:pPr>
        <w:pStyle w:val="Caption"/>
        <w:rPr>
          <w:lang w:val="en-GB"/>
        </w:rPr>
      </w:pPr>
      <w:bookmarkStart w:id="27" w:name="_Ref115877296"/>
      <w:r>
        <w:t xml:space="preserve">Figure </w:t>
      </w:r>
      <w:fldSimple w:instr=" SEQ Figure \* ARABIC ">
        <w:r w:rsidR="00583A08">
          <w:rPr>
            <w:noProof/>
          </w:rPr>
          <w:t>6</w:t>
        </w:r>
      </w:fldSimple>
      <w:bookmarkEnd w:id="27"/>
      <w:r>
        <w:t xml:space="preserve">: </w:t>
      </w:r>
      <w:r w:rsidR="00B16335">
        <w:t>D</w:t>
      </w:r>
      <w:r>
        <w:t xml:space="preserve">iagram showing </w:t>
      </w:r>
      <w:r w:rsidR="00F83405">
        <w:t xml:space="preserve">how </w:t>
      </w:r>
      <w:r w:rsidR="00B16335">
        <w:t xml:space="preserve">an example </w:t>
      </w:r>
      <w:r w:rsidR="00F83405">
        <w:t>mi</w:t>
      </w:r>
      <w:r w:rsidR="009F35CD">
        <w:t>d-</w:t>
      </w:r>
      <w:r w:rsidR="00F83405">
        <w:t>cycle activation</w:t>
      </w:r>
      <w:r w:rsidR="009F35CD">
        <w:t xml:space="preserve"> map</w:t>
      </w:r>
      <w:r w:rsidR="00F83405">
        <w:t xml:space="preserve"> loss is generated.</w:t>
      </w:r>
    </w:p>
    <w:p w14:paraId="04F4AD5E" w14:textId="63A57410" w:rsidR="001258A2" w:rsidRDefault="001258A2" w:rsidP="001258A2">
      <w:r>
        <w:t>The mid</w:t>
      </w:r>
      <w:r w:rsidR="009F35CD">
        <w:t>-</w:t>
      </w:r>
      <w:r>
        <w:t xml:space="preserve">cycle activation map loss is only applied in the direction </w:t>
      </w:r>
      <w:r w:rsidR="00B77958">
        <w:t>going from</w:t>
      </w:r>
      <w:r>
        <w:t xml:space="preserve"> simulated response</w:t>
      </w:r>
      <w:r w:rsidR="00B77958">
        <w:t>s</w:t>
      </w:r>
      <w:r>
        <w:t xml:space="preserve"> to generated experimental images</w:t>
      </w:r>
      <w:r w:rsidR="00B77958">
        <w:t>,</w:t>
      </w:r>
      <w:r>
        <w:t xml:space="preserve"> as it relies on the clean defect response of simulated images. This is demonstrated by </w:t>
      </w:r>
      <w:r w:rsidR="000022C2">
        <w:fldChar w:fldCharType="begin"/>
      </w:r>
      <w:r w:rsidR="000022C2">
        <w:instrText xml:space="preserve"> REF _Ref114152414 \h </w:instrText>
      </w:r>
      <w:r w:rsidR="000022C2">
        <w:fldChar w:fldCharType="separate"/>
      </w:r>
      <w:r w:rsidR="00897FB1">
        <w:t xml:space="preserve">Figure </w:t>
      </w:r>
      <w:r w:rsidR="00897FB1">
        <w:rPr>
          <w:noProof/>
        </w:rPr>
        <w:t>7</w:t>
      </w:r>
      <w:r w:rsidR="000022C2">
        <w:fldChar w:fldCharType="end"/>
      </w:r>
      <w:r w:rsidR="000022C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333F8E" w14:paraId="3ED58854" w14:textId="77777777" w:rsidTr="00EB2D57">
        <w:trPr>
          <w:jc w:val="center"/>
        </w:trPr>
        <w:tc>
          <w:tcPr>
            <w:tcW w:w="10110" w:type="dxa"/>
          </w:tcPr>
          <w:p w14:paraId="5DA9314F" w14:textId="02503828" w:rsidR="00333F8E" w:rsidRDefault="00333F8E" w:rsidP="00632DFD">
            <w:pPr>
              <w:jc w:val="center"/>
              <w:rPr>
                <w:b/>
                <w:bCs/>
                <w:i/>
                <w:iCs/>
                <w:lang w:val="en-GB"/>
              </w:rPr>
            </w:pPr>
            <w:r>
              <w:object w:dxaOrig="4068" w:dyaOrig="2497" w14:anchorId="73793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25pt;height:171.55pt" o:ole="">
                  <v:imagedata r:id="rId20" o:title=""/>
                </v:shape>
                <o:OLEObject Type="Embed" ProgID="Visio.Drawing.15" ShapeID="_x0000_i1025" DrawAspect="Content" ObjectID="_1726647160" r:id="rId21"/>
              </w:object>
            </w:r>
          </w:p>
        </w:tc>
      </w:tr>
      <w:tr w:rsidR="00333F8E" w14:paraId="2CB4907B" w14:textId="77777777" w:rsidTr="00EB2D57">
        <w:trPr>
          <w:jc w:val="center"/>
        </w:trPr>
        <w:tc>
          <w:tcPr>
            <w:tcW w:w="10110" w:type="dxa"/>
          </w:tcPr>
          <w:p w14:paraId="20DBD62F" w14:textId="308AA74D" w:rsidR="00333F8E" w:rsidRPr="00632DFD" w:rsidRDefault="00632DFD" w:rsidP="00EB2D57">
            <w:pPr>
              <w:jc w:val="center"/>
              <w:rPr>
                <w:lang w:val="en-GB"/>
              </w:rPr>
            </w:pPr>
            <w:r w:rsidRPr="00632DFD">
              <w:rPr>
                <w:lang w:val="en-GB"/>
              </w:rPr>
              <w:t>(a)</w:t>
            </w:r>
          </w:p>
        </w:tc>
      </w:tr>
      <w:tr w:rsidR="00333F8E" w14:paraId="72DB777F" w14:textId="77777777" w:rsidTr="00EB2D57">
        <w:trPr>
          <w:jc w:val="center"/>
        </w:trPr>
        <w:tc>
          <w:tcPr>
            <w:tcW w:w="10110" w:type="dxa"/>
          </w:tcPr>
          <w:p w14:paraId="26179C7F" w14:textId="24970A0C" w:rsidR="00333F8E" w:rsidRDefault="005565F4" w:rsidP="005565F4">
            <w:pPr>
              <w:jc w:val="center"/>
              <w:rPr>
                <w:b/>
                <w:bCs/>
                <w:i/>
                <w:iCs/>
                <w:lang w:val="en-GB"/>
              </w:rPr>
            </w:pPr>
            <w:r>
              <w:object w:dxaOrig="7368" w:dyaOrig="5592" w14:anchorId="7BCDE354">
                <v:shape id="_x0000_i1026" type="#_x0000_t75" style="width:368.15pt;height:279.85pt" o:ole="">
                  <v:imagedata r:id="rId22" o:title=""/>
                </v:shape>
                <o:OLEObject Type="Embed" ProgID="Visio.Drawing.15" ShapeID="_x0000_i1026" DrawAspect="Content" ObjectID="_1726647161" r:id="rId23"/>
              </w:object>
            </w:r>
          </w:p>
        </w:tc>
      </w:tr>
      <w:tr w:rsidR="00333F8E" w14:paraId="310A811D" w14:textId="77777777" w:rsidTr="00EB2D57">
        <w:trPr>
          <w:jc w:val="center"/>
        </w:trPr>
        <w:tc>
          <w:tcPr>
            <w:tcW w:w="10110" w:type="dxa"/>
          </w:tcPr>
          <w:p w14:paraId="6884284A" w14:textId="287D70BE" w:rsidR="00333F8E" w:rsidRPr="00EB2D57" w:rsidRDefault="00EB2D57" w:rsidP="00EB2D57">
            <w:pPr>
              <w:jc w:val="center"/>
              <w:rPr>
                <w:lang w:val="en-GB"/>
              </w:rPr>
            </w:pPr>
            <w:r>
              <w:rPr>
                <w:lang w:val="en-GB"/>
              </w:rPr>
              <w:t>(b)</w:t>
            </w:r>
          </w:p>
        </w:tc>
      </w:tr>
      <w:tr w:rsidR="00333F8E" w14:paraId="00033EE3" w14:textId="77777777" w:rsidTr="00EB2D57">
        <w:trPr>
          <w:jc w:val="center"/>
        </w:trPr>
        <w:tc>
          <w:tcPr>
            <w:tcW w:w="10110" w:type="dxa"/>
          </w:tcPr>
          <w:p w14:paraId="7B081464" w14:textId="5E23D8CD" w:rsidR="00333F8E" w:rsidRPr="005565F4" w:rsidRDefault="005565F4" w:rsidP="005565F4">
            <w:pPr>
              <w:jc w:val="center"/>
              <w:rPr>
                <w:i/>
                <w:iCs/>
                <w:lang w:val="en-GB"/>
              </w:rPr>
            </w:pPr>
            <w:r>
              <w:object w:dxaOrig="7224" w:dyaOrig="3781" w14:anchorId="2A92D5E1">
                <v:shape id="_x0000_i1027" type="#_x0000_t75" style="width:361.25pt;height:189.1pt" o:ole="">
                  <v:imagedata r:id="rId24" o:title=""/>
                </v:shape>
                <o:OLEObject Type="Embed" ProgID="Visio.Drawing.15" ShapeID="_x0000_i1027" DrawAspect="Content" ObjectID="_1726647162" r:id="rId25"/>
              </w:object>
            </w:r>
          </w:p>
        </w:tc>
      </w:tr>
      <w:tr w:rsidR="00333F8E" w14:paraId="127465F0" w14:textId="77777777" w:rsidTr="00EB2D57">
        <w:trPr>
          <w:jc w:val="center"/>
        </w:trPr>
        <w:tc>
          <w:tcPr>
            <w:tcW w:w="10110" w:type="dxa"/>
          </w:tcPr>
          <w:p w14:paraId="17903600" w14:textId="11EACC0C" w:rsidR="00333F8E" w:rsidRPr="00EB2D57" w:rsidRDefault="00EB2D57" w:rsidP="00EB2D57">
            <w:pPr>
              <w:keepNext/>
              <w:jc w:val="center"/>
              <w:rPr>
                <w:lang w:val="en-GB"/>
              </w:rPr>
            </w:pPr>
            <w:r>
              <w:rPr>
                <w:lang w:val="en-GB"/>
              </w:rPr>
              <w:t>(c)</w:t>
            </w:r>
          </w:p>
        </w:tc>
      </w:tr>
    </w:tbl>
    <w:p w14:paraId="39AB8F4B" w14:textId="7BA3B756" w:rsidR="001258A2" w:rsidRPr="001258A2" w:rsidRDefault="00EB2D57" w:rsidP="00EB2D57">
      <w:pPr>
        <w:pStyle w:val="Caption"/>
        <w:rPr>
          <w:b/>
          <w:bCs/>
          <w:i w:val="0"/>
          <w:iCs w:val="0"/>
          <w:lang w:val="en-GB"/>
        </w:rPr>
      </w:pPr>
      <w:bookmarkStart w:id="28" w:name="_Ref114152414"/>
      <w:r>
        <w:t xml:space="preserve">Figure </w:t>
      </w:r>
      <w:fldSimple w:instr=" SEQ Figure \* ARABIC ">
        <w:r w:rsidR="00583A08">
          <w:rPr>
            <w:noProof/>
          </w:rPr>
          <w:t>7</w:t>
        </w:r>
      </w:fldSimple>
      <w:bookmarkEnd w:id="28"/>
      <w:r>
        <w:t xml:space="preserve">: </w:t>
      </w:r>
      <w:r w:rsidRPr="00EB2D57">
        <w:t xml:space="preserve">a) Our model contains two mapping functions </w:t>
      </w:r>
      <w:proofErr w:type="spellStart"/>
      <w:proofErr w:type="gramStart"/>
      <w:r w:rsidRPr="00EB2D57">
        <w:t>G</w:t>
      </w:r>
      <w:r w:rsidR="00EC4A92">
        <w:rPr>
          <w:vertAlign w:val="subscript"/>
        </w:rPr>
        <w:t>experimental</w:t>
      </w:r>
      <w:proofErr w:type="spellEnd"/>
      <w:r w:rsidRPr="00EB2D57">
        <w:t xml:space="preserve"> :</w:t>
      </w:r>
      <w:proofErr w:type="gramEnd"/>
      <w:r w:rsidRPr="00EB2D57">
        <w:t xml:space="preserve"> </w:t>
      </w:r>
      <w:r>
        <w:t>Simulated</w:t>
      </w:r>
      <w:r w:rsidRPr="00EB2D57">
        <w:t xml:space="preserve"> → </w:t>
      </w:r>
      <w:r>
        <w:t>Experimental</w:t>
      </w:r>
      <w:r w:rsidRPr="00EB2D57">
        <w:t xml:space="preserve"> and </w:t>
      </w:r>
      <w:proofErr w:type="spellStart"/>
      <w:r w:rsidR="00EC4A92" w:rsidRPr="00EB2D57">
        <w:t>G</w:t>
      </w:r>
      <w:r w:rsidR="00EC4A92">
        <w:rPr>
          <w:vertAlign w:val="subscript"/>
        </w:rPr>
        <w:t>simulated</w:t>
      </w:r>
      <w:proofErr w:type="spellEnd"/>
      <w:r w:rsidR="00EC4A92" w:rsidRPr="00EB2D57">
        <w:t xml:space="preserve"> : </w:t>
      </w:r>
      <w:r w:rsidR="00EC4A92">
        <w:t>Experimental</w:t>
      </w:r>
      <w:r w:rsidR="00EC4A92" w:rsidRPr="00EB2D57">
        <w:t xml:space="preserve"> →</w:t>
      </w:r>
      <w:r w:rsidR="00EC4A92">
        <w:t xml:space="preserve"> Simulated,</w:t>
      </w:r>
      <w:r w:rsidR="00EC4A92" w:rsidRPr="00EB2D57">
        <w:t xml:space="preserve"> </w:t>
      </w:r>
      <w:r w:rsidRPr="00EB2D57">
        <w:t xml:space="preserve">and associated adversarial discriminators </w:t>
      </w:r>
      <w:proofErr w:type="spellStart"/>
      <w:r w:rsidR="001645A0">
        <w:t>D</w:t>
      </w:r>
      <w:r w:rsidR="001645A0">
        <w:rPr>
          <w:vertAlign w:val="subscript"/>
        </w:rPr>
        <w:t>experimental</w:t>
      </w:r>
      <w:proofErr w:type="spellEnd"/>
      <w:r w:rsidR="001645A0" w:rsidRPr="00EB2D57">
        <w:t xml:space="preserve"> </w:t>
      </w:r>
      <w:r w:rsidRPr="00EB2D57">
        <w:t xml:space="preserve">and </w:t>
      </w:r>
      <w:proofErr w:type="spellStart"/>
      <w:r w:rsidR="001645A0">
        <w:t>D</w:t>
      </w:r>
      <w:r w:rsidR="001645A0">
        <w:rPr>
          <w:vertAlign w:val="subscript"/>
        </w:rPr>
        <w:t>simulated</w:t>
      </w:r>
      <w:proofErr w:type="spellEnd"/>
      <w:r w:rsidRPr="00EB2D57">
        <w:t xml:space="preserve">. </w:t>
      </w:r>
      <w:proofErr w:type="spellStart"/>
      <w:r w:rsidR="007A0786">
        <w:t>D</w:t>
      </w:r>
      <w:r w:rsidR="007A0786">
        <w:rPr>
          <w:vertAlign w:val="subscript"/>
        </w:rPr>
        <w:t>experimental</w:t>
      </w:r>
      <w:proofErr w:type="spellEnd"/>
      <w:r w:rsidR="007A0786" w:rsidRPr="00EB2D57">
        <w:t xml:space="preserve"> </w:t>
      </w:r>
      <w:r w:rsidRPr="00EB2D57">
        <w:t xml:space="preserve">encourages </w:t>
      </w:r>
      <w:proofErr w:type="spellStart"/>
      <w:r w:rsidR="007A0786" w:rsidRPr="00EB2D57">
        <w:t>G</w:t>
      </w:r>
      <w:r w:rsidR="007A0786">
        <w:rPr>
          <w:vertAlign w:val="subscript"/>
        </w:rPr>
        <w:t>experimental</w:t>
      </w:r>
      <w:proofErr w:type="spellEnd"/>
      <w:r w:rsidRPr="00EB2D57">
        <w:t xml:space="preserve"> to translate </w:t>
      </w:r>
      <w:r w:rsidR="00067594">
        <w:t>experimental images</w:t>
      </w:r>
      <w:r w:rsidRPr="00EB2D57">
        <w:t xml:space="preserve"> into outputs indistinguishable from </w:t>
      </w:r>
      <w:r w:rsidR="00BC443F">
        <w:t>real experimental images</w:t>
      </w:r>
      <w:r w:rsidRPr="00EB2D57">
        <w:t xml:space="preserve">, and vice versa for </w:t>
      </w:r>
      <w:proofErr w:type="spellStart"/>
      <w:r w:rsidR="00BC443F">
        <w:t>D</w:t>
      </w:r>
      <w:r w:rsidR="00BC443F">
        <w:rPr>
          <w:vertAlign w:val="subscript"/>
        </w:rPr>
        <w:t>simulated</w:t>
      </w:r>
      <w:proofErr w:type="spellEnd"/>
      <w:r w:rsidR="00BC443F" w:rsidRPr="00EB2D57">
        <w:t xml:space="preserve"> </w:t>
      </w:r>
      <w:r w:rsidRPr="00EB2D57">
        <w:t xml:space="preserve">and </w:t>
      </w:r>
      <w:proofErr w:type="spellStart"/>
      <w:r w:rsidR="00BC443F" w:rsidRPr="00EB2D57">
        <w:t>G</w:t>
      </w:r>
      <w:r w:rsidR="00BC443F">
        <w:rPr>
          <w:vertAlign w:val="subscript"/>
        </w:rPr>
        <w:t>simulated</w:t>
      </w:r>
      <w:proofErr w:type="spellEnd"/>
      <w:r w:rsidRPr="00EB2D57">
        <w:t xml:space="preserve">. </w:t>
      </w:r>
      <w:r w:rsidR="00BC443F">
        <w:t xml:space="preserve">Both cycles </w:t>
      </w:r>
      <w:r w:rsidR="00AF346A">
        <w:t>include the cycle consistency loss that was introduced in the original paper</w:t>
      </w:r>
      <w:r w:rsidR="00367D81">
        <w:t xml:space="preserve"> (b, c). To further </w:t>
      </w:r>
      <w:r w:rsidR="00691031">
        <w:t xml:space="preserve">encourage accurate defect </w:t>
      </w:r>
      <w:r w:rsidR="000022C2">
        <w:t>reproduction,</w:t>
      </w:r>
      <w:r w:rsidR="00691031">
        <w:t xml:space="preserve"> we introduce mid</w:t>
      </w:r>
      <w:r w:rsidR="009F35CD">
        <w:t>-</w:t>
      </w:r>
      <w:r w:rsidR="00691031">
        <w:t>cycle activation map los</w:t>
      </w:r>
      <w:r w:rsidR="000022C2">
        <w:t>s for the simulated image cycle (b).</w:t>
      </w:r>
    </w:p>
    <w:p w14:paraId="41B51936" w14:textId="4A4C6E9D" w:rsidR="00505B1F" w:rsidRDefault="009744A0" w:rsidP="009B6E4F">
      <w:pPr>
        <w:rPr>
          <w:i/>
          <w:iCs/>
          <w:lang w:val="en-GB"/>
        </w:rPr>
      </w:pPr>
      <w:commentRangeStart w:id="29"/>
      <w:r>
        <w:lastRenderedPageBreak/>
        <w:t xml:space="preserve">The </w:t>
      </w:r>
      <w:r w:rsidR="00AC474A">
        <w:t xml:space="preserve">cycle loss was also adjusted to give </w:t>
      </w:r>
      <w:r w:rsidR="00903A75">
        <w:t xml:space="preserve">twice the weighting for </w:t>
      </w:r>
      <w:r w:rsidR="00583CB9">
        <w:t xml:space="preserve">the simulated input cycle compared to the experimental cycle. This was done to </w:t>
      </w:r>
      <w:r w:rsidR="00725C66">
        <w:t>further remove restrictions on noise generation</w:t>
      </w:r>
      <w:r w:rsidR="00026B2C">
        <w:t xml:space="preserve"> and further restrain accurate defect response.</w:t>
      </w:r>
      <w:r>
        <w:t xml:space="preserve"> </w:t>
      </w:r>
      <w:r w:rsidR="00505B1F">
        <w:t>To further improve the results, t</w:t>
      </w:r>
      <w:r w:rsidR="00505B1F" w:rsidRPr="00A21731">
        <w:rPr>
          <w:i/>
          <w:iCs/>
        </w:rPr>
        <w:t xml:space="preserve">he </w:t>
      </w:r>
      <w:proofErr w:type="spellStart"/>
      <w:r w:rsidR="00505B1F" w:rsidRPr="00A21731">
        <w:rPr>
          <w:i/>
          <w:iCs/>
        </w:rPr>
        <w:t>CycleGAN</w:t>
      </w:r>
      <w:proofErr w:type="spellEnd"/>
      <w:r w:rsidR="00505B1F" w:rsidRPr="00A21731">
        <w:rPr>
          <w:i/>
          <w:iCs/>
        </w:rPr>
        <w:t xml:space="preserve"> model used was adjusted from the original paper to perform better on the lower resolution 64x64 ultrasound images, by optimizing the size of the </w:t>
      </w:r>
      <w:r w:rsidR="00505B1F" w:rsidRPr="00A21731">
        <w:rPr>
          <w:i/>
          <w:iCs/>
          <w:lang w:val="en-GB"/>
        </w:rPr>
        <w:t xml:space="preserve">first generator </w:t>
      </w:r>
      <w:r w:rsidR="00505B1F" w:rsidRPr="00A21731">
        <w:rPr>
          <w:i/>
          <w:iCs/>
        </w:rPr>
        <w:t xml:space="preserve">convolutional </w:t>
      </w:r>
      <w:r w:rsidR="00505B1F" w:rsidRPr="00A21731">
        <w:rPr>
          <w:i/>
          <w:iCs/>
          <w:lang w:val="en-GB"/>
        </w:rPr>
        <w:t xml:space="preserve">layers to 3x3 instead of 7x7, with </w:t>
      </w:r>
      <w:r w:rsidR="001E1B1F">
        <w:rPr>
          <w:i/>
          <w:iCs/>
          <w:lang w:val="en-GB"/>
        </w:rPr>
        <w:t>9</w:t>
      </w:r>
      <w:r w:rsidR="00505B1F" w:rsidRPr="00A21731">
        <w:rPr>
          <w:i/>
          <w:iCs/>
          <w:lang w:val="en-GB"/>
        </w:rPr>
        <w:t xml:space="preserve"> residual blocks used</w:t>
      </w:r>
      <w:r w:rsidR="00505B1F" w:rsidRPr="00A21731">
        <w:rPr>
          <w:i/>
          <w:iCs/>
        </w:rPr>
        <w:t>. The GAN training data used</w:t>
      </w:r>
      <w:r w:rsidR="00E47D07">
        <w:rPr>
          <w:i/>
          <w:iCs/>
        </w:rPr>
        <w:t xml:space="preserve"> the</w:t>
      </w:r>
      <w:r w:rsidR="00505B1F" w:rsidRPr="00A21731">
        <w:rPr>
          <w:i/>
          <w:iCs/>
        </w:rPr>
        <w:t xml:space="preserve"> experimental dataset</w:t>
      </w:r>
      <w:r w:rsidR="00E47D07">
        <w:rPr>
          <w:i/>
          <w:iCs/>
        </w:rPr>
        <w:t xml:space="preserve"> generated from the train sample, and </w:t>
      </w:r>
      <w:r w:rsidR="00E47D07" w:rsidRPr="00A21731">
        <w:rPr>
          <w:i/>
          <w:iCs/>
        </w:rPr>
        <w:t xml:space="preserve">the simulated </w:t>
      </w:r>
      <w:r w:rsidR="00E47D07">
        <w:rPr>
          <w:i/>
          <w:iCs/>
        </w:rPr>
        <w:t>datase</w:t>
      </w:r>
      <w:r w:rsidR="00D84562">
        <w:rPr>
          <w:i/>
          <w:iCs/>
        </w:rPr>
        <w:t xml:space="preserve">t </w:t>
      </w:r>
      <w:r w:rsidR="00505B1F" w:rsidRPr="00A21731">
        <w:rPr>
          <w:i/>
          <w:iCs/>
          <w:lang w:val="en-GB"/>
        </w:rPr>
        <w:t>previously discussed</w:t>
      </w:r>
      <w:r w:rsidR="00D84562">
        <w:rPr>
          <w:i/>
          <w:iCs/>
          <w:lang w:val="en-GB"/>
        </w:rPr>
        <w:t xml:space="preserve">. These </w:t>
      </w:r>
      <w:r w:rsidR="00505B1F" w:rsidRPr="00A21731">
        <w:rPr>
          <w:i/>
          <w:iCs/>
        </w:rPr>
        <w:t>were augmented using linear transformations</w:t>
      </w:r>
      <w:r w:rsidR="00505B1F" w:rsidRPr="00A21731">
        <w:rPr>
          <w:i/>
          <w:iCs/>
          <w:lang w:val="en-GB"/>
        </w:rPr>
        <w:t xml:space="preserve"> (rotations, translations, scalar, shear, horizontal and vertical flips) </w:t>
      </w:r>
      <w:r w:rsidR="00505B1F" w:rsidRPr="00A21731">
        <w:rPr>
          <w:i/>
          <w:iCs/>
        </w:rPr>
        <w:t>to over</w:t>
      </w:r>
      <w:r w:rsidR="00AB4DED">
        <w:rPr>
          <w:i/>
          <w:iCs/>
        </w:rPr>
        <w:t xml:space="preserve"> 3</w:t>
      </w:r>
      <w:r w:rsidR="00A80DA0">
        <w:rPr>
          <w:i/>
          <w:iCs/>
        </w:rPr>
        <w:t>3</w:t>
      </w:r>
      <w:r w:rsidR="00AB4DED">
        <w:rPr>
          <w:i/>
          <w:iCs/>
        </w:rPr>
        <w:t>000 and</w:t>
      </w:r>
      <w:r w:rsidR="00505B1F" w:rsidRPr="00A21731">
        <w:rPr>
          <w:i/>
          <w:iCs/>
        </w:rPr>
        <w:t xml:space="preserve"> 12000 </w:t>
      </w:r>
      <w:r w:rsidR="00AB4DED">
        <w:rPr>
          <w:i/>
          <w:iCs/>
        </w:rPr>
        <w:t xml:space="preserve">respective </w:t>
      </w:r>
      <w:r w:rsidR="00505B1F" w:rsidRPr="00A21731">
        <w:rPr>
          <w:i/>
          <w:iCs/>
        </w:rPr>
        <w:t>total images.</w:t>
      </w:r>
      <w:r w:rsidR="00505B1F" w:rsidRPr="00A21731">
        <w:rPr>
          <w:i/>
          <w:iCs/>
          <w:lang w:val="en-GB"/>
        </w:rPr>
        <w:t xml:space="preserve"> The GAN model was trained over 200 epochs using a batch size of 16 using two NVIDIA GeForce RTX 3090 and took approximately 4 hours to train. The GAN model was created using the </w:t>
      </w:r>
      <w:proofErr w:type="spellStart"/>
      <w:r w:rsidR="00505B1F" w:rsidRPr="00A21731">
        <w:rPr>
          <w:i/>
          <w:iCs/>
          <w:lang w:val="en-GB"/>
        </w:rPr>
        <w:t>Pytorch</w:t>
      </w:r>
      <w:proofErr w:type="spellEnd"/>
      <w:r w:rsidR="00505B1F" w:rsidRPr="00A21731">
        <w:rPr>
          <w:i/>
          <w:iCs/>
          <w:lang w:val="en-GB"/>
        </w:rPr>
        <w:t xml:space="preserve"> framework.</w:t>
      </w:r>
      <w:commentRangeEnd w:id="29"/>
      <w:r w:rsidR="00F22AD4">
        <w:rPr>
          <w:rStyle w:val="CommentReference"/>
        </w:rPr>
        <w:commentReference w:id="29"/>
      </w:r>
    </w:p>
    <w:p w14:paraId="2544C229" w14:textId="1F51B535" w:rsidR="00EF1385" w:rsidRPr="00FB3E63" w:rsidRDefault="00EF1385" w:rsidP="00A924C9">
      <w:r w:rsidRPr="00FD6DFC">
        <w:t xml:space="preserve">Once trained, the learnt mapping from the GAN was used to convert the </w:t>
      </w:r>
      <w:r w:rsidRPr="00FD6DFC">
        <w:rPr>
          <w:lang w:val="en-GB"/>
        </w:rPr>
        <w:t xml:space="preserve">original 154 </w:t>
      </w:r>
      <w:r w:rsidRPr="00FD6DFC">
        <w:t>simulated images to a new synthetic dataset of defective images</w:t>
      </w:r>
      <w:r w:rsidR="00FD6DFC">
        <w:t>. The synthetic dataset produced high quality ultrasonic images which are comparable to real experimentally obtained</w:t>
      </w:r>
      <w:r w:rsidRPr="00FD6DFC">
        <w:rPr>
          <w:lang w:val="en-GB"/>
        </w:rPr>
        <w:t xml:space="preserve"> </w:t>
      </w:r>
      <w:r w:rsidR="00FD6DFC">
        <w:rPr>
          <w:lang w:val="en-GB"/>
        </w:rPr>
        <w:t xml:space="preserve">images, </w:t>
      </w:r>
      <w:r w:rsidR="001E6612" w:rsidRPr="00FD6DFC">
        <w:rPr>
          <w:lang w:val="en-GB"/>
        </w:rPr>
        <w:t>example</w:t>
      </w:r>
      <w:r w:rsidR="005E5BB3">
        <w:rPr>
          <w:lang w:val="en-GB"/>
        </w:rPr>
        <w:t>s</w:t>
      </w:r>
      <w:r w:rsidR="001E6612" w:rsidRPr="00FD6DFC">
        <w:rPr>
          <w:lang w:val="en-GB"/>
        </w:rPr>
        <w:t xml:space="preserve"> of the generated images </w:t>
      </w:r>
      <w:r w:rsidR="005E5BB3">
        <w:rPr>
          <w:lang w:val="en-GB"/>
        </w:rPr>
        <w:t>are</w:t>
      </w:r>
      <w:r w:rsidR="001E6612" w:rsidRPr="00FD6DFC">
        <w:rPr>
          <w:lang w:val="en-GB"/>
        </w:rPr>
        <w:t xml:space="preserve"> shown in</w:t>
      </w:r>
      <w:r w:rsidR="00E962BD" w:rsidRPr="00FD6DFC">
        <w:rPr>
          <w:lang w:val="en-GB"/>
        </w:rPr>
        <w:t xml:space="preserve"> </w:t>
      </w:r>
      <w:r w:rsidR="00E962BD" w:rsidRPr="00FD6DFC">
        <w:rPr>
          <w:lang w:val="en-GB"/>
        </w:rPr>
        <w:fldChar w:fldCharType="begin"/>
      </w:r>
      <w:r w:rsidR="00E962BD" w:rsidRPr="00FD6DFC">
        <w:rPr>
          <w:lang w:val="en-GB"/>
        </w:rPr>
        <w:instrText xml:space="preserve"> REF _Ref113628112 \h </w:instrText>
      </w:r>
      <w:r w:rsidR="00FD6DFC">
        <w:rPr>
          <w:lang w:val="en-GB"/>
        </w:rPr>
        <w:instrText xml:space="preserve"> \* MERGEFORMAT </w:instrText>
      </w:r>
      <w:r w:rsidR="00E962BD" w:rsidRPr="00FD6DFC">
        <w:rPr>
          <w:lang w:val="en-GB"/>
        </w:rPr>
      </w:r>
      <w:r w:rsidR="00E962BD" w:rsidRPr="00FD6DFC">
        <w:rPr>
          <w:lang w:val="en-GB"/>
        </w:rPr>
        <w:fldChar w:fldCharType="separate"/>
      </w:r>
      <w:r w:rsidR="00FB3E63">
        <w:t xml:space="preserve">Figure </w:t>
      </w:r>
      <w:r w:rsidR="00FB3E63">
        <w:rPr>
          <w:noProof/>
        </w:rPr>
        <w:t>5</w:t>
      </w:r>
      <w:r w:rsidR="00E962BD" w:rsidRPr="00FD6DFC">
        <w:rPr>
          <w:lang w:val="en-GB"/>
        </w:rPr>
        <w:fldChar w:fldCharType="end"/>
      </w:r>
      <w:r w:rsidR="00E962BD" w:rsidRPr="00FD6DFC">
        <w:rPr>
          <w:lang w:val="en-GB"/>
        </w:rPr>
        <w:t xml:space="preserve"> </w:t>
      </w:r>
      <w:r w:rsidRPr="00FD6DFC">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5055"/>
      </w:tblGrid>
      <w:tr w:rsidR="00683EF2" w14:paraId="0B6D0C85" w14:textId="77777777" w:rsidTr="00A924C9">
        <w:trPr>
          <w:jc w:val="center"/>
        </w:trPr>
        <w:tc>
          <w:tcPr>
            <w:tcW w:w="5055" w:type="dxa"/>
          </w:tcPr>
          <w:p w14:paraId="0366FBA7" w14:textId="1108BFCA" w:rsidR="00683EF2" w:rsidRDefault="00A924C9" w:rsidP="00A924C9">
            <w:pPr>
              <w:jc w:val="center"/>
            </w:pPr>
            <w:r>
              <w:t>Generated image</w:t>
            </w:r>
          </w:p>
        </w:tc>
        <w:tc>
          <w:tcPr>
            <w:tcW w:w="5055" w:type="dxa"/>
          </w:tcPr>
          <w:p w14:paraId="20D0F5A9" w14:textId="3159BF7D" w:rsidR="00683EF2" w:rsidRDefault="00A924C9" w:rsidP="00A924C9">
            <w:pPr>
              <w:jc w:val="center"/>
            </w:pPr>
            <w:r>
              <w:t>Real experimental image</w:t>
            </w:r>
          </w:p>
        </w:tc>
      </w:tr>
      <w:tr w:rsidR="00683EF2" w14:paraId="228B9390" w14:textId="77777777" w:rsidTr="00A924C9">
        <w:trPr>
          <w:jc w:val="center"/>
        </w:trPr>
        <w:tc>
          <w:tcPr>
            <w:tcW w:w="5055" w:type="dxa"/>
          </w:tcPr>
          <w:p w14:paraId="200C103A" w14:textId="0A13329B" w:rsidR="00683EF2" w:rsidRDefault="000A7029" w:rsidP="000A7029">
            <w:pPr>
              <w:jc w:val="center"/>
            </w:pPr>
            <w:r>
              <w:rPr>
                <w:noProof/>
              </w:rPr>
              <w:drawing>
                <wp:inline distT="0" distB="0" distL="0" distR="0" wp14:anchorId="5FE4C41F" wp14:editId="58FD5783">
                  <wp:extent cx="1786255" cy="181038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6255" cy="1810385"/>
                          </a:xfrm>
                          <a:prstGeom prst="rect">
                            <a:avLst/>
                          </a:prstGeom>
                          <a:noFill/>
                        </pic:spPr>
                      </pic:pic>
                    </a:graphicData>
                  </a:graphic>
                </wp:inline>
              </w:drawing>
            </w:r>
          </w:p>
        </w:tc>
        <w:tc>
          <w:tcPr>
            <w:tcW w:w="5055" w:type="dxa"/>
          </w:tcPr>
          <w:p w14:paraId="09D74555" w14:textId="3B0AEB3D" w:rsidR="00683EF2" w:rsidRDefault="000A7029" w:rsidP="000A7029">
            <w:pPr>
              <w:jc w:val="center"/>
            </w:pPr>
            <w:r w:rsidRPr="000A7029">
              <w:rPr>
                <w:noProof/>
              </w:rPr>
              <w:drawing>
                <wp:inline distT="0" distB="0" distL="0" distR="0" wp14:anchorId="2CEF494B" wp14:editId="29A3D295">
                  <wp:extent cx="1788196" cy="1762188"/>
                  <wp:effectExtent l="38100" t="38100" r="40640" b="47625"/>
                  <wp:docPr id="63" name="Picture 26">
                    <a:extLst xmlns:a="http://schemas.openxmlformats.org/drawingml/2006/main">
                      <a:ext uri="{FF2B5EF4-FFF2-40B4-BE49-F238E27FC236}">
                        <a16:creationId xmlns:a16="http://schemas.microsoft.com/office/drawing/2014/main" id="{F4059639-A5EE-FB26-E09D-405DC9C41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4059639-A5EE-FB26-E09D-405DC9C41EA4}"/>
                              </a:ext>
                            </a:extLst>
                          </pic:cNvPr>
                          <pic:cNvPicPr>
                            <a:picLocks noChangeAspect="1"/>
                          </pic:cNvPicPr>
                        </pic:nvPicPr>
                        <pic:blipFill rotWithShape="1">
                          <a:blip r:embed="rId27"/>
                          <a:srcRect l="75926" t="12858" r="2112" b="63232"/>
                          <a:stretch/>
                        </pic:blipFill>
                        <pic:spPr>
                          <a:xfrm>
                            <a:off x="0" y="0"/>
                            <a:ext cx="1788196" cy="1762188"/>
                          </a:xfrm>
                          <a:prstGeom prst="rect">
                            <a:avLst/>
                          </a:prstGeom>
                          <a:ln w="28575">
                            <a:solidFill>
                              <a:srgbClr val="FF0000"/>
                            </a:solidFill>
                            <a:prstDash val="lgDash"/>
                          </a:ln>
                        </pic:spPr>
                      </pic:pic>
                    </a:graphicData>
                  </a:graphic>
                </wp:inline>
              </w:drawing>
            </w:r>
          </w:p>
        </w:tc>
      </w:tr>
      <w:tr w:rsidR="00FD6DFC" w14:paraId="299C18B8" w14:textId="77777777" w:rsidTr="00A924C9">
        <w:trPr>
          <w:jc w:val="center"/>
        </w:trPr>
        <w:tc>
          <w:tcPr>
            <w:tcW w:w="5055" w:type="dxa"/>
          </w:tcPr>
          <w:p w14:paraId="7F9DF58E" w14:textId="77777777" w:rsidR="00FD6DFC" w:rsidRDefault="00FD6DFC" w:rsidP="000A7029">
            <w:pPr>
              <w:jc w:val="center"/>
              <w:rPr>
                <w:noProof/>
              </w:rPr>
            </w:pPr>
          </w:p>
        </w:tc>
        <w:tc>
          <w:tcPr>
            <w:tcW w:w="5055" w:type="dxa"/>
          </w:tcPr>
          <w:p w14:paraId="69E24C75" w14:textId="77777777" w:rsidR="00FD6DFC" w:rsidRPr="000A7029" w:rsidRDefault="00FD6DFC" w:rsidP="000A7029">
            <w:pPr>
              <w:jc w:val="center"/>
            </w:pPr>
          </w:p>
        </w:tc>
      </w:tr>
      <w:tr w:rsidR="00A924C9" w14:paraId="5C5D6DCB" w14:textId="77777777" w:rsidTr="00A924C9">
        <w:trPr>
          <w:jc w:val="center"/>
        </w:trPr>
        <w:tc>
          <w:tcPr>
            <w:tcW w:w="5055" w:type="dxa"/>
          </w:tcPr>
          <w:p w14:paraId="10D9A4A8" w14:textId="6F0056F0" w:rsidR="00A924C9" w:rsidRDefault="00A924C9" w:rsidP="00A924C9">
            <w:pPr>
              <w:jc w:val="center"/>
            </w:pPr>
            <w:r>
              <w:t>Generated image</w:t>
            </w:r>
          </w:p>
        </w:tc>
        <w:tc>
          <w:tcPr>
            <w:tcW w:w="5055" w:type="dxa"/>
          </w:tcPr>
          <w:p w14:paraId="088E764F" w14:textId="26E86BC4" w:rsidR="00A924C9" w:rsidRDefault="00A924C9" w:rsidP="00A924C9">
            <w:pPr>
              <w:jc w:val="center"/>
            </w:pPr>
            <w:r>
              <w:t>Generated image</w:t>
            </w:r>
          </w:p>
        </w:tc>
      </w:tr>
      <w:tr w:rsidR="00A924C9" w14:paraId="0DD5EBB1" w14:textId="77777777" w:rsidTr="00A924C9">
        <w:trPr>
          <w:jc w:val="center"/>
        </w:trPr>
        <w:tc>
          <w:tcPr>
            <w:tcW w:w="5055" w:type="dxa"/>
          </w:tcPr>
          <w:p w14:paraId="0749EE53" w14:textId="6756DAB1" w:rsidR="00A924C9" w:rsidRDefault="00A924C9" w:rsidP="00A924C9">
            <w:pPr>
              <w:jc w:val="center"/>
            </w:pPr>
            <w:r w:rsidRPr="000A7029">
              <w:rPr>
                <w:noProof/>
              </w:rPr>
              <w:drawing>
                <wp:inline distT="0" distB="0" distL="0" distR="0" wp14:anchorId="0A10AA32" wp14:editId="3C5DF73D">
                  <wp:extent cx="1811114" cy="1811114"/>
                  <wp:effectExtent l="0" t="0" r="0" b="0"/>
                  <wp:docPr id="61" name="Picture 16">
                    <a:extLst xmlns:a="http://schemas.openxmlformats.org/drawingml/2006/main">
                      <a:ext uri="{FF2B5EF4-FFF2-40B4-BE49-F238E27FC236}">
                        <a16:creationId xmlns:a16="http://schemas.microsoft.com/office/drawing/2014/main" id="{2412CD1B-28B1-71E4-BDC7-3C5691AC22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412CD1B-28B1-71E4-BDC7-3C5691AC2278}"/>
                              </a:ext>
                            </a:extLst>
                          </pic:cNvPr>
                          <pic:cNvPicPr>
                            <a:picLocks noChangeAspect="1"/>
                          </pic:cNvPicPr>
                        </pic:nvPicPr>
                        <pic:blipFill>
                          <a:blip r:embed="rId28"/>
                          <a:stretch>
                            <a:fillRect/>
                          </a:stretch>
                        </pic:blipFill>
                        <pic:spPr>
                          <a:xfrm>
                            <a:off x="0" y="0"/>
                            <a:ext cx="1811114" cy="1811114"/>
                          </a:xfrm>
                          <a:prstGeom prst="rect">
                            <a:avLst/>
                          </a:prstGeom>
                        </pic:spPr>
                      </pic:pic>
                    </a:graphicData>
                  </a:graphic>
                </wp:inline>
              </w:drawing>
            </w:r>
          </w:p>
        </w:tc>
        <w:tc>
          <w:tcPr>
            <w:tcW w:w="5055" w:type="dxa"/>
          </w:tcPr>
          <w:p w14:paraId="3A489702" w14:textId="5DA0CC62" w:rsidR="00A924C9" w:rsidRDefault="00A924C9" w:rsidP="00A924C9">
            <w:pPr>
              <w:keepNext/>
              <w:jc w:val="center"/>
            </w:pPr>
            <w:r w:rsidRPr="000A7029">
              <w:rPr>
                <w:noProof/>
              </w:rPr>
              <w:drawing>
                <wp:inline distT="0" distB="0" distL="0" distR="0" wp14:anchorId="7CCDA942" wp14:editId="78E34B20">
                  <wp:extent cx="1798917" cy="1811114"/>
                  <wp:effectExtent l="0" t="0" r="0" b="0"/>
                  <wp:docPr id="62" name="Picture 18">
                    <a:extLst xmlns:a="http://schemas.openxmlformats.org/drawingml/2006/main">
                      <a:ext uri="{FF2B5EF4-FFF2-40B4-BE49-F238E27FC236}">
                        <a16:creationId xmlns:a16="http://schemas.microsoft.com/office/drawing/2014/main" id="{994D4809-20B3-D7E2-9B06-E3AE4711A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94D4809-20B3-D7E2-9B06-E3AE4711AB2C}"/>
                              </a:ext>
                            </a:extLst>
                          </pic:cNvPr>
                          <pic:cNvPicPr>
                            <a:picLocks noChangeAspect="1"/>
                          </pic:cNvPicPr>
                        </pic:nvPicPr>
                        <pic:blipFill>
                          <a:blip r:embed="rId29"/>
                          <a:stretch>
                            <a:fillRect/>
                          </a:stretch>
                        </pic:blipFill>
                        <pic:spPr>
                          <a:xfrm>
                            <a:off x="0" y="0"/>
                            <a:ext cx="1798917" cy="1811114"/>
                          </a:xfrm>
                          <a:prstGeom prst="rect">
                            <a:avLst/>
                          </a:prstGeom>
                        </pic:spPr>
                      </pic:pic>
                    </a:graphicData>
                  </a:graphic>
                </wp:inline>
              </w:drawing>
            </w:r>
          </w:p>
        </w:tc>
      </w:tr>
    </w:tbl>
    <w:p w14:paraId="19FC515C" w14:textId="475B0823" w:rsidR="00A86984" w:rsidRDefault="00A924C9" w:rsidP="00A924C9">
      <w:pPr>
        <w:pStyle w:val="Caption"/>
      </w:pPr>
      <w:bookmarkStart w:id="30" w:name="_Ref113628112"/>
      <w:r>
        <w:t xml:space="preserve">Figure </w:t>
      </w:r>
      <w:fldSimple w:instr=" SEQ Figure \* ARABIC ">
        <w:r w:rsidR="00583A08">
          <w:rPr>
            <w:noProof/>
          </w:rPr>
          <w:t>8</w:t>
        </w:r>
      </w:fldSimple>
      <w:bookmarkEnd w:id="30"/>
      <w:r>
        <w:t xml:space="preserve">: </w:t>
      </w:r>
      <w:r w:rsidR="00E962BD">
        <w:t>Example of synthetic generated images</w:t>
      </w:r>
      <w:r w:rsidR="00FD6DFC">
        <w:t xml:space="preserve"> and </w:t>
      </w:r>
      <w:r w:rsidR="002C32FC">
        <w:t xml:space="preserve">a </w:t>
      </w:r>
      <w:r w:rsidR="00FD6DFC">
        <w:t>comparative real image</w:t>
      </w:r>
      <w:r w:rsidR="00F24A21">
        <w:t xml:space="preserve"> (top right)</w:t>
      </w:r>
      <w:r w:rsidR="00E962BD">
        <w:t>.</w:t>
      </w:r>
    </w:p>
    <w:p w14:paraId="3B55CA29" w14:textId="77777777" w:rsidR="00381A4F" w:rsidRDefault="00381A4F" w:rsidP="00381A4F">
      <w:pPr>
        <w:pStyle w:val="Heading4"/>
      </w:pPr>
      <w:r>
        <w:t>Classification results</w:t>
      </w:r>
    </w:p>
    <w:p w14:paraId="65396082" w14:textId="7794A984" w:rsidR="00381A4F" w:rsidRDefault="00381A4F" w:rsidP="00381A4F">
      <w:r>
        <w:t xml:space="preserve">Training the CNN with </w:t>
      </w:r>
      <w:r w:rsidR="00283B09">
        <w:t>GAN generated</w:t>
      </w:r>
      <w:r>
        <w:t xml:space="preserve"> synthetic dataset </w:t>
      </w:r>
      <w:r w:rsidR="00082297">
        <w:t xml:space="preserve">and </w:t>
      </w:r>
      <w:r w:rsidR="00082297">
        <w:t>an equal</w:t>
      </w:r>
      <w:r w:rsidR="00082297">
        <w:t xml:space="preserve"> number of clean images sampled from the clean train set, </w:t>
      </w:r>
      <w:r>
        <w:t>had a significant increase in classification performance when tested on the experimental</w:t>
      </w:r>
      <w:r w:rsidR="00A76307">
        <w:t xml:space="preserve"> clean and defective</w:t>
      </w:r>
      <w:r>
        <w:t xml:space="preserve"> </w:t>
      </w:r>
      <w:r w:rsidR="005864C1">
        <w:t xml:space="preserve">test </w:t>
      </w:r>
      <w:r>
        <w:t>dataset</w:t>
      </w:r>
      <w:r w:rsidR="00A76307">
        <w:t>s</w:t>
      </w:r>
      <w:r w:rsidR="005864C1">
        <w:t xml:space="preserve"> of </w:t>
      </w:r>
      <w:r w:rsidR="00527E1B">
        <w:t>308 total</w:t>
      </w:r>
      <w:r w:rsidR="00E27773">
        <w:t xml:space="preserve"> images</w:t>
      </w:r>
      <w:r>
        <w:t xml:space="preserve">. After 100 training iterations, the model gave an average accuracy of </w:t>
      </w:r>
      <w:r w:rsidR="00781324">
        <w:t>93.5</w:t>
      </w:r>
      <w:r>
        <w:t xml:space="preserve">%, with average F1, </w:t>
      </w:r>
      <w:r w:rsidRPr="0041459A">
        <w:t>precision</w:t>
      </w:r>
      <w:r>
        <w:t xml:space="preserve"> and</w:t>
      </w:r>
      <w:r w:rsidRPr="0041459A">
        <w:t xml:space="preserve"> recall scores of </w:t>
      </w:r>
      <w:r>
        <w:t>0.</w:t>
      </w:r>
      <w:r w:rsidR="00781324">
        <w:t>937</w:t>
      </w:r>
      <w:r>
        <w:t>, 0.9</w:t>
      </w:r>
      <w:r w:rsidR="00AF42CB">
        <w:t>80</w:t>
      </w:r>
      <w:r w:rsidRPr="0041459A">
        <w:t xml:space="preserve"> and </w:t>
      </w:r>
      <w:r>
        <w:t>0.</w:t>
      </w:r>
      <w:r w:rsidR="00AF42CB">
        <w:t>910</w:t>
      </w:r>
      <w:r w:rsidRPr="0041459A">
        <w:t xml:space="preserve"> respectively.</w:t>
      </w:r>
      <w:r>
        <w:t xml:space="preserve"> The average confusion matrix for the model is given in </w:t>
      </w:r>
      <w:r w:rsidR="00283B09">
        <w:fldChar w:fldCharType="begin"/>
      </w:r>
      <w:r w:rsidR="00283B09">
        <w:instrText xml:space="preserve"> REF _Ref115358827 \h </w:instrText>
      </w:r>
      <w:r w:rsidR="00283B09">
        <w:fldChar w:fldCharType="separate"/>
      </w:r>
      <w:r w:rsidR="00E27773">
        <w:t xml:space="preserve">Table </w:t>
      </w:r>
      <w:r w:rsidR="00E27773">
        <w:rPr>
          <w:noProof/>
        </w:rPr>
        <w:t>7</w:t>
      </w:r>
      <w:r w:rsidR="00283B09">
        <w:fldChar w:fldCharType="end"/>
      </w:r>
      <w:r>
        <w:fldChar w:fldCharType="begin"/>
      </w:r>
      <w:r>
        <w:instrText xml:space="preserve"> REF _Ref115350827 \h </w:instrText>
      </w:r>
      <w:r w:rsidR="00000000">
        <w:fldChar w:fldCharType="separate"/>
      </w:r>
      <w:r>
        <w:fldChar w:fldCharType="end"/>
      </w:r>
      <w:r>
        <w:fldChar w:fldCharType="begin"/>
      </w:r>
      <w:r>
        <w:instrText xml:space="preserve"> REF _Ref114915941 \h </w:instrText>
      </w:r>
      <w:r w:rsidR="00000000">
        <w:fldChar w:fldCharType="separate"/>
      </w:r>
      <w:r>
        <w:fldChar w:fldCharType="end"/>
      </w:r>
      <w:r>
        <w:fldChar w:fldCharType="begin"/>
      </w:r>
      <w:r>
        <w:instrText xml:space="preserve"> REF _Ref114915676 \h </w:instrText>
      </w:r>
      <w:r w:rsidR="00000000">
        <w:fldChar w:fldCharType="separate"/>
      </w:r>
      <w:r>
        <w:fldChar w:fldCharType="end"/>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381A4F" w14:paraId="0CB27E61" w14:textId="77777777" w:rsidTr="00481348">
        <w:trPr>
          <w:jc w:val="center"/>
        </w:trPr>
        <w:tc>
          <w:tcPr>
            <w:tcW w:w="10110" w:type="dxa"/>
          </w:tcPr>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415"/>
              <w:gridCol w:w="1645"/>
              <w:gridCol w:w="1800"/>
            </w:tblGrid>
            <w:tr w:rsidR="00381A4F" w:rsidRPr="00A21731" w14:paraId="5BB56613" w14:textId="77777777" w:rsidTr="00481348">
              <w:trPr>
                <w:trHeight w:val="320"/>
                <w:jc w:val="center"/>
              </w:trPr>
              <w:tc>
                <w:tcPr>
                  <w:tcW w:w="1415" w:type="dxa"/>
                  <w:vAlign w:val="center"/>
                </w:tcPr>
                <w:p w14:paraId="65383E5B" w14:textId="77777777" w:rsidR="00381A4F" w:rsidRPr="00BE1E34" w:rsidRDefault="00381A4F" w:rsidP="00481348">
                  <w:pPr>
                    <w:jc w:val="center"/>
                    <w:rPr>
                      <w:b/>
                      <w:bCs/>
                    </w:rPr>
                  </w:pPr>
                  <w:r w:rsidRPr="00BE1E34">
                    <w:rPr>
                      <w:b/>
                      <w:bCs/>
                    </w:rPr>
                    <w:t>True \ Predicted</w:t>
                  </w:r>
                </w:p>
              </w:tc>
              <w:tc>
                <w:tcPr>
                  <w:tcW w:w="1645" w:type="dxa"/>
                  <w:vAlign w:val="center"/>
                </w:tcPr>
                <w:p w14:paraId="39BD0ED0" w14:textId="77777777" w:rsidR="00381A4F" w:rsidRPr="00BE1E34" w:rsidRDefault="00381A4F" w:rsidP="00481348">
                  <w:pPr>
                    <w:jc w:val="center"/>
                    <w:rPr>
                      <w:b/>
                      <w:bCs/>
                    </w:rPr>
                  </w:pPr>
                  <w:r w:rsidRPr="00BE1E34">
                    <w:rPr>
                      <w:b/>
                      <w:bCs/>
                    </w:rPr>
                    <w:t>Defect</w:t>
                  </w:r>
                </w:p>
              </w:tc>
              <w:tc>
                <w:tcPr>
                  <w:tcW w:w="1800" w:type="dxa"/>
                  <w:vAlign w:val="center"/>
                </w:tcPr>
                <w:p w14:paraId="24EE0EAA" w14:textId="77777777" w:rsidR="00381A4F" w:rsidRPr="00BE1E34" w:rsidRDefault="00381A4F" w:rsidP="00481348">
                  <w:pPr>
                    <w:jc w:val="center"/>
                    <w:rPr>
                      <w:b/>
                      <w:bCs/>
                    </w:rPr>
                  </w:pPr>
                  <w:r w:rsidRPr="00BE1E34">
                    <w:rPr>
                      <w:b/>
                      <w:bCs/>
                    </w:rPr>
                    <w:t>No defect</w:t>
                  </w:r>
                </w:p>
              </w:tc>
            </w:tr>
            <w:tr w:rsidR="00381A4F" w:rsidRPr="00A21731" w14:paraId="1D048945" w14:textId="77777777" w:rsidTr="00481348">
              <w:trPr>
                <w:trHeight w:val="320"/>
                <w:jc w:val="center"/>
              </w:trPr>
              <w:tc>
                <w:tcPr>
                  <w:tcW w:w="1415" w:type="dxa"/>
                  <w:vAlign w:val="center"/>
                </w:tcPr>
                <w:p w14:paraId="5919CA55" w14:textId="77777777" w:rsidR="00381A4F" w:rsidRPr="00BE1E34" w:rsidRDefault="00381A4F" w:rsidP="00481348">
                  <w:pPr>
                    <w:jc w:val="center"/>
                    <w:rPr>
                      <w:b/>
                      <w:bCs/>
                    </w:rPr>
                  </w:pPr>
                  <w:r w:rsidRPr="00BE1E34">
                    <w:rPr>
                      <w:b/>
                      <w:bCs/>
                    </w:rPr>
                    <w:t>Defect</w:t>
                  </w:r>
                </w:p>
              </w:tc>
              <w:tc>
                <w:tcPr>
                  <w:tcW w:w="1645" w:type="dxa"/>
                  <w:vAlign w:val="center"/>
                </w:tcPr>
                <w:p w14:paraId="4D73FA24" w14:textId="6415E24F" w:rsidR="00381A4F" w:rsidRPr="00BE1E34" w:rsidRDefault="00375E6D" w:rsidP="00481348">
                  <w:pPr>
                    <w:jc w:val="center"/>
                  </w:pPr>
                  <w:r>
                    <w:t>143.96</w:t>
                  </w:r>
                </w:p>
              </w:tc>
              <w:tc>
                <w:tcPr>
                  <w:tcW w:w="1800" w:type="dxa"/>
                  <w:vAlign w:val="center"/>
                </w:tcPr>
                <w:p w14:paraId="75501A0E" w14:textId="35ACF52B" w:rsidR="00381A4F" w:rsidRPr="00BE1E34" w:rsidRDefault="00AF42CB" w:rsidP="00481348">
                  <w:pPr>
                    <w:jc w:val="center"/>
                  </w:pPr>
                  <w:r>
                    <w:t>6.03</w:t>
                  </w:r>
                </w:p>
              </w:tc>
            </w:tr>
            <w:tr w:rsidR="00381A4F" w:rsidRPr="00A21731" w14:paraId="705E1525" w14:textId="77777777" w:rsidTr="00481348">
              <w:trPr>
                <w:trHeight w:val="320"/>
                <w:jc w:val="center"/>
              </w:trPr>
              <w:tc>
                <w:tcPr>
                  <w:tcW w:w="1415" w:type="dxa"/>
                  <w:vAlign w:val="center"/>
                </w:tcPr>
                <w:p w14:paraId="5212CB0C" w14:textId="77777777" w:rsidR="00381A4F" w:rsidRPr="00BE1E34" w:rsidRDefault="00381A4F" w:rsidP="00481348">
                  <w:pPr>
                    <w:jc w:val="center"/>
                    <w:rPr>
                      <w:b/>
                      <w:bCs/>
                    </w:rPr>
                  </w:pPr>
                  <w:r w:rsidRPr="00BE1E34">
                    <w:rPr>
                      <w:b/>
                      <w:bCs/>
                    </w:rPr>
                    <w:t>No defect</w:t>
                  </w:r>
                </w:p>
              </w:tc>
              <w:tc>
                <w:tcPr>
                  <w:tcW w:w="1645" w:type="dxa"/>
                  <w:vAlign w:val="center"/>
                </w:tcPr>
                <w:p w14:paraId="360460EE" w14:textId="27DCC572" w:rsidR="00381A4F" w:rsidRPr="00BE1E34" w:rsidRDefault="00AF42CB" w:rsidP="00481348">
                  <w:pPr>
                    <w:jc w:val="center"/>
                  </w:pPr>
                  <w:r>
                    <w:t>13.37</w:t>
                  </w:r>
                </w:p>
              </w:tc>
              <w:tc>
                <w:tcPr>
                  <w:tcW w:w="1800" w:type="dxa"/>
                  <w:vAlign w:val="center"/>
                </w:tcPr>
                <w:p w14:paraId="61074E92" w14:textId="33886FC9" w:rsidR="00381A4F" w:rsidRPr="00BE1E34" w:rsidRDefault="00AF42CB" w:rsidP="00481348">
                  <w:pPr>
                    <w:jc w:val="center"/>
                  </w:pPr>
                  <w:r>
                    <w:t>134.63</w:t>
                  </w:r>
                </w:p>
              </w:tc>
            </w:tr>
          </w:tbl>
          <w:p w14:paraId="645E3209" w14:textId="77777777" w:rsidR="00381A4F" w:rsidRDefault="00381A4F" w:rsidP="00283B09">
            <w:pPr>
              <w:keepNext/>
            </w:pPr>
          </w:p>
        </w:tc>
      </w:tr>
    </w:tbl>
    <w:p w14:paraId="0302E782" w14:textId="30310FC8" w:rsidR="00283B09" w:rsidRPr="00283B09" w:rsidRDefault="00283B09" w:rsidP="00283B09">
      <w:pPr>
        <w:pStyle w:val="Caption"/>
      </w:pPr>
      <w:bookmarkStart w:id="31" w:name="_Ref115358827"/>
      <w:r>
        <w:t xml:space="preserve">Table </w:t>
      </w:r>
      <w:fldSimple w:instr=" SEQ Table \* ARABIC ">
        <w:r w:rsidR="006860AE">
          <w:rPr>
            <w:noProof/>
          </w:rPr>
          <w:t>6</w:t>
        </w:r>
      </w:fldSimple>
      <w:bookmarkEnd w:id="31"/>
      <w:r>
        <w:t xml:space="preserve">: </w:t>
      </w:r>
      <w:r w:rsidRPr="00283B09">
        <w:t xml:space="preserve">Average confusion matrix for </w:t>
      </w:r>
      <w:r w:rsidR="0019463A">
        <w:t>CNN t</w:t>
      </w:r>
      <w:r w:rsidR="0019463A" w:rsidRPr="00283B09">
        <w:t>rained</w:t>
      </w:r>
      <w:r w:rsidRPr="00283B09">
        <w:t xml:space="preserve"> on </w:t>
      </w:r>
      <w:r w:rsidR="0019463A">
        <w:t>GAN generated synthetic data</w:t>
      </w:r>
      <w:r w:rsidRPr="00283B09">
        <w:t>.</w:t>
      </w:r>
    </w:p>
    <w:p w14:paraId="7FC9F97B" w14:textId="77777777" w:rsidR="003A57A6" w:rsidRPr="00A86984" w:rsidRDefault="003A57A6" w:rsidP="003A57A6">
      <w:pPr>
        <w:pStyle w:val="Heading3"/>
      </w:pPr>
      <w:bookmarkStart w:id="32" w:name="_Toc114152578"/>
      <w:r w:rsidRPr="00A86984">
        <w:lastRenderedPageBreak/>
        <w:t>Real noise</w:t>
      </w:r>
      <w:bookmarkEnd w:id="32"/>
    </w:p>
    <w:p w14:paraId="42844ABB" w14:textId="6521E07E" w:rsidR="005A1BDD" w:rsidRDefault="00716320" w:rsidP="00C33800">
      <w:r>
        <w:t xml:space="preserve">Out of the </w:t>
      </w:r>
      <w:r w:rsidR="009E6765">
        <w:t>334</w:t>
      </w:r>
      <w:r>
        <w:t xml:space="preserve"> number of clean </w:t>
      </w:r>
      <w:r w:rsidR="0092161B">
        <w:t xml:space="preserve">experimental </w:t>
      </w:r>
      <w:r>
        <w:t xml:space="preserve">C scan images </w:t>
      </w:r>
      <w:r w:rsidR="009E6765">
        <w:t>from the clean train dataset,</w:t>
      </w:r>
      <w:r w:rsidR="0092161B">
        <w:t xml:space="preserve"> </w:t>
      </w:r>
      <w:r w:rsidR="009E6765">
        <w:t>154</w:t>
      </w:r>
      <w:r w:rsidR="0092161B">
        <w:t xml:space="preserve"> were randomly</w:t>
      </w:r>
      <w:r w:rsidR="001D6AC0">
        <w:t xml:space="preserve"> sampled</w:t>
      </w:r>
      <w:r w:rsidR="005C75AB">
        <w:t xml:space="preserve"> to match the size of the simulated dataset</w:t>
      </w:r>
      <w:r w:rsidR="00382815">
        <w:t xml:space="preserve">. </w:t>
      </w:r>
      <w:r w:rsidR="00B536DD">
        <w:t xml:space="preserve">The simulated defect images </w:t>
      </w:r>
      <w:r w:rsidR="00F0547C">
        <w:t>were</w:t>
      </w:r>
      <w:r w:rsidR="00B536DD">
        <w:t xml:space="preserve"> then combined with the real noise images by summation at an individual pixel level. </w:t>
      </w:r>
      <w:r w:rsidR="00280C55">
        <w:t xml:space="preserve">To not exceed the normalized upper value limit of 1, if a pixel value exceeded 1 due to the addition of noise, it was clipped to remain within the limit. </w:t>
      </w:r>
      <w:r w:rsidR="00866D6A">
        <w:t xml:space="preserve">This was done instead of re-normalizing the dataset as this would have reduced the noise distribution from the experimental data. </w:t>
      </w:r>
      <w:r w:rsidR="00D02B2E">
        <w:t xml:space="preserve">From the new dataset the images where the noise was greater than the signal </w:t>
      </w:r>
      <w:proofErr w:type="gramStart"/>
      <w:r w:rsidR="00B40AA6">
        <w:t>were</w:t>
      </w:r>
      <w:proofErr w:type="gramEnd"/>
      <w:r w:rsidR="00D02B2E">
        <w:t xml:space="preserve"> </w:t>
      </w:r>
      <w:r w:rsidR="008B1BEC">
        <w:t>removed</w:t>
      </w:r>
      <w:r w:rsidR="00662235">
        <w:t>. This</w:t>
      </w:r>
      <w:r w:rsidR="00D02B2E">
        <w:t xml:space="preserve"> left </w:t>
      </w:r>
      <w:r w:rsidR="000D338D">
        <w:t>83</w:t>
      </w:r>
      <w:r w:rsidR="00662235">
        <w:t xml:space="preserve"> </w:t>
      </w:r>
      <w:r w:rsidR="008B1BEC">
        <w:t xml:space="preserve">final images. </w:t>
      </w:r>
      <w:r w:rsidR="009E5679">
        <w:t xml:space="preserve">An example of this is demonstrated in </w:t>
      </w:r>
      <w:r w:rsidR="00462BB9">
        <w:fldChar w:fldCharType="begin"/>
      </w:r>
      <w:r w:rsidR="00462BB9">
        <w:instrText xml:space="preserve"> REF _Ref113451154 \h </w:instrText>
      </w:r>
      <w:r w:rsidR="00462BB9">
        <w:fldChar w:fldCharType="separate"/>
      </w:r>
      <w:r w:rsidR="00662235">
        <w:t xml:space="preserve">Figure </w:t>
      </w:r>
      <w:r w:rsidR="00662235">
        <w:rPr>
          <w:noProof/>
        </w:rPr>
        <w:t>9</w:t>
      </w:r>
      <w:r w:rsidR="00462BB9">
        <w:fldChar w:fldCharType="end"/>
      </w:r>
      <w:r w:rsidR="009E56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gridCol w:w="3370"/>
      </w:tblGrid>
      <w:tr w:rsidR="009769CD" w14:paraId="0FC37E4D" w14:textId="77777777" w:rsidTr="0013123A">
        <w:tc>
          <w:tcPr>
            <w:tcW w:w="3370" w:type="dxa"/>
          </w:tcPr>
          <w:p w14:paraId="3AB8F4CC" w14:textId="312A6644" w:rsidR="009769CD" w:rsidRDefault="002B1BD0" w:rsidP="00CA7EFC">
            <w:pPr>
              <w:jc w:val="center"/>
            </w:pPr>
            <w:r>
              <w:rPr>
                <w:noProof/>
              </w:rPr>
              <w:drawing>
                <wp:inline distT="0" distB="0" distL="0" distR="0" wp14:anchorId="42A20E5A" wp14:editId="75BD6F12">
                  <wp:extent cx="1565304" cy="1584000"/>
                  <wp:effectExtent l="0" t="0" r="0" b="0"/>
                  <wp:docPr id="22" name="Picture 2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square&#10;&#10;Description automatically generated"/>
                          <pic:cNvPicPr/>
                        </pic:nvPicPr>
                        <pic:blipFill rotWithShape="1">
                          <a:blip r:embed="rId30"/>
                          <a:srcRect l="1988" t="47264" r="69947" b="3425"/>
                          <a:stretch/>
                        </pic:blipFill>
                        <pic:spPr bwMode="auto">
                          <a:xfrm>
                            <a:off x="0" y="0"/>
                            <a:ext cx="1565304"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649417BD" w14:textId="4833454B" w:rsidR="009769CD" w:rsidRDefault="00261127" w:rsidP="00CA7EFC">
            <w:pPr>
              <w:jc w:val="center"/>
            </w:pPr>
            <w:r>
              <w:rPr>
                <w:noProof/>
              </w:rPr>
              <w:drawing>
                <wp:inline distT="0" distB="0" distL="0" distR="0" wp14:anchorId="71F62383" wp14:editId="3BB45698">
                  <wp:extent cx="1565303" cy="1584000"/>
                  <wp:effectExtent l="0" t="0" r="0" b="0"/>
                  <wp:docPr id="24" name="Picture 2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square&#10;&#10;Description automatically generated"/>
                          <pic:cNvPicPr/>
                        </pic:nvPicPr>
                        <pic:blipFill rotWithShape="1">
                          <a:blip r:embed="rId30"/>
                          <a:srcRect l="36160" t="47264" r="35775" b="3425"/>
                          <a:stretch/>
                        </pic:blipFill>
                        <pic:spPr bwMode="auto">
                          <a:xfrm>
                            <a:off x="0" y="0"/>
                            <a:ext cx="1565303"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205FA180" w14:textId="00770FE4" w:rsidR="009769CD" w:rsidRDefault="00261127" w:rsidP="00CA7EFC">
            <w:pPr>
              <w:jc w:val="center"/>
            </w:pPr>
            <w:r>
              <w:rPr>
                <w:noProof/>
              </w:rPr>
              <w:drawing>
                <wp:inline distT="0" distB="0" distL="0" distR="0" wp14:anchorId="72A95F17" wp14:editId="7A36738E">
                  <wp:extent cx="1565303" cy="1584000"/>
                  <wp:effectExtent l="0" t="0" r="0" b="0"/>
                  <wp:docPr id="25" name="Picture 2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square&#10;&#10;Description automatically generated"/>
                          <pic:cNvPicPr/>
                        </pic:nvPicPr>
                        <pic:blipFill rotWithShape="1">
                          <a:blip r:embed="rId30"/>
                          <a:srcRect l="70084" t="47694" r="1851" b="2995"/>
                          <a:stretch/>
                        </pic:blipFill>
                        <pic:spPr bwMode="auto">
                          <a:xfrm>
                            <a:off x="0" y="0"/>
                            <a:ext cx="1565303" cy="1584000"/>
                          </a:xfrm>
                          <a:prstGeom prst="rect">
                            <a:avLst/>
                          </a:prstGeom>
                          <a:ln>
                            <a:noFill/>
                          </a:ln>
                          <a:extLst>
                            <a:ext uri="{53640926-AAD7-44D8-BBD7-CCE9431645EC}">
                              <a14:shadowObscured xmlns:a14="http://schemas.microsoft.com/office/drawing/2010/main"/>
                            </a:ext>
                          </a:extLst>
                        </pic:spPr>
                      </pic:pic>
                    </a:graphicData>
                  </a:graphic>
                </wp:inline>
              </w:drawing>
            </w:r>
          </w:p>
        </w:tc>
      </w:tr>
      <w:tr w:rsidR="00261127" w14:paraId="4059B3F0" w14:textId="77777777" w:rsidTr="0013123A">
        <w:tc>
          <w:tcPr>
            <w:tcW w:w="3370" w:type="dxa"/>
          </w:tcPr>
          <w:p w14:paraId="023F9F6C" w14:textId="74D4F58D" w:rsidR="00261127" w:rsidRDefault="00261127" w:rsidP="00261127">
            <w:pPr>
              <w:jc w:val="center"/>
              <w:rPr>
                <w:noProof/>
              </w:rPr>
            </w:pPr>
            <w:r>
              <w:rPr>
                <w:noProof/>
              </w:rPr>
              <w:t>Simulated response</w:t>
            </w:r>
          </w:p>
        </w:tc>
        <w:tc>
          <w:tcPr>
            <w:tcW w:w="3370" w:type="dxa"/>
          </w:tcPr>
          <w:p w14:paraId="5DD39526" w14:textId="6CBAEE1F" w:rsidR="00261127" w:rsidRDefault="00426401" w:rsidP="00261127">
            <w:pPr>
              <w:jc w:val="center"/>
              <w:rPr>
                <w:noProof/>
              </w:rPr>
            </w:pPr>
            <w:r>
              <w:rPr>
                <w:noProof/>
              </w:rPr>
              <w:t>Real noise image</w:t>
            </w:r>
          </w:p>
        </w:tc>
        <w:tc>
          <w:tcPr>
            <w:tcW w:w="3370" w:type="dxa"/>
          </w:tcPr>
          <w:p w14:paraId="190DC560" w14:textId="1C7B46A5" w:rsidR="00261127" w:rsidRDefault="00426401" w:rsidP="003066A7">
            <w:pPr>
              <w:keepNext/>
              <w:jc w:val="center"/>
              <w:rPr>
                <w:noProof/>
              </w:rPr>
            </w:pPr>
            <w:r>
              <w:rPr>
                <w:noProof/>
              </w:rPr>
              <w:t>Combined synthetic image</w:t>
            </w:r>
          </w:p>
        </w:tc>
      </w:tr>
    </w:tbl>
    <w:p w14:paraId="74677F1B" w14:textId="17E72C25" w:rsidR="003066A7" w:rsidRDefault="003066A7" w:rsidP="003066A7">
      <w:pPr>
        <w:pStyle w:val="Caption"/>
      </w:pPr>
      <w:bookmarkStart w:id="33" w:name="_Ref113451154"/>
      <w:r>
        <w:t xml:space="preserve">Figure </w:t>
      </w:r>
      <w:fldSimple w:instr=" SEQ Figure \* ARABIC ">
        <w:r w:rsidR="00583A08">
          <w:rPr>
            <w:noProof/>
          </w:rPr>
          <w:t>9</w:t>
        </w:r>
      </w:fldSimple>
      <w:bookmarkEnd w:id="33"/>
      <w:r>
        <w:t xml:space="preserve">: </w:t>
      </w:r>
      <w:r w:rsidR="002564AB">
        <w:t xml:space="preserve">Example </w:t>
      </w:r>
      <w:r w:rsidR="00022ECF">
        <w:t>images showing the combination of real noise and simulated defect responses.</w:t>
      </w:r>
    </w:p>
    <w:p w14:paraId="58B7FB37" w14:textId="77777777" w:rsidR="00643B5E" w:rsidRDefault="00643B5E" w:rsidP="00643B5E">
      <w:r>
        <w:t xml:space="preserve">A considerable downside of the real noise approach is that it is not a fully simulated approach. This restricts its ability to scale as it requires an equal number of clean experimental images as simulated images. However, the experimental data required is from defect-free images which are considerably easier to acquire than real defect responses. The computational complexity of scaling this approach to </w:t>
      </w:r>
      <w:proofErr w:type="gramStart"/>
      <w:r>
        <w:t>a large number of</w:t>
      </w:r>
      <w:proofErr w:type="gramEnd"/>
      <w:r>
        <w:t xml:space="preserve"> images would be low. Therefore, if adequate clean images were available this technique could be used to produce a large dataset.</w:t>
      </w:r>
    </w:p>
    <w:p w14:paraId="20F786CF" w14:textId="41F50C01" w:rsidR="00A33E87" w:rsidRDefault="00A33E87" w:rsidP="00A33E87">
      <w:pPr>
        <w:pStyle w:val="Heading4"/>
      </w:pPr>
      <w:r>
        <w:t>Classification results</w:t>
      </w:r>
    </w:p>
    <w:p w14:paraId="0B9FC6D1" w14:textId="1B22281F" w:rsidR="0071359D" w:rsidRDefault="0053010A" w:rsidP="00C369E3">
      <w:r>
        <w:t xml:space="preserve">Training the CNN with the </w:t>
      </w:r>
      <w:r w:rsidR="0080716E">
        <w:t>real</w:t>
      </w:r>
      <w:r w:rsidR="00875BEB">
        <w:t xml:space="preserve"> noise synthetic dataset </w:t>
      </w:r>
      <w:r w:rsidR="00082297">
        <w:t xml:space="preserve">and </w:t>
      </w:r>
      <w:r w:rsidR="00082297">
        <w:t>an equal</w:t>
      </w:r>
      <w:r w:rsidR="00082297">
        <w:t xml:space="preserve"> number of clean images sampled from the clean train</w:t>
      </w:r>
      <w:r w:rsidR="00082297">
        <w:t>ing</w:t>
      </w:r>
      <w:r w:rsidR="00082297">
        <w:t xml:space="preserve"> se</w:t>
      </w:r>
      <w:r w:rsidR="00082297">
        <w:t xml:space="preserve">t </w:t>
      </w:r>
      <w:r w:rsidR="00875BEB">
        <w:t xml:space="preserve">had </w:t>
      </w:r>
      <w:r w:rsidR="00516FF3">
        <w:t xml:space="preserve">a significant increase in classification performance </w:t>
      </w:r>
      <w:r>
        <w:t xml:space="preserve">when </w:t>
      </w:r>
      <w:r w:rsidR="0080716E">
        <w:t>tested</w:t>
      </w:r>
      <w:r>
        <w:t xml:space="preserve"> on the experimental</w:t>
      </w:r>
      <w:r w:rsidR="00A76307">
        <w:t xml:space="preserve"> clean and defective</w:t>
      </w:r>
      <w:r>
        <w:t xml:space="preserve"> </w:t>
      </w:r>
      <w:r w:rsidR="002A36FD">
        <w:t xml:space="preserve">test </w:t>
      </w:r>
      <w:r>
        <w:t>dataset</w:t>
      </w:r>
      <w:r w:rsidR="00A76307">
        <w:t>s</w:t>
      </w:r>
      <w:r w:rsidR="0080716E">
        <w:t xml:space="preserve">. </w:t>
      </w:r>
      <w:r w:rsidR="000648BC">
        <w:t xml:space="preserve">After 100 training iterations, the model gave an average accuracy of </w:t>
      </w:r>
      <w:r w:rsidR="00333332">
        <w:t>77.4</w:t>
      </w:r>
      <w:r w:rsidR="000648BC">
        <w:t xml:space="preserve">%, with average F1, </w:t>
      </w:r>
      <w:r w:rsidR="000648BC" w:rsidRPr="0041459A">
        <w:t>precision</w:t>
      </w:r>
      <w:r w:rsidR="000648BC">
        <w:t xml:space="preserve"> and</w:t>
      </w:r>
      <w:r w:rsidR="000648BC" w:rsidRPr="0041459A">
        <w:t xml:space="preserve"> recall scores of </w:t>
      </w:r>
      <w:r w:rsidR="000648BC">
        <w:t>0.</w:t>
      </w:r>
      <w:r w:rsidR="00333332">
        <w:t>688</w:t>
      </w:r>
      <w:r w:rsidR="000648BC">
        <w:t xml:space="preserve">, </w:t>
      </w:r>
      <w:r w:rsidR="00D049B9">
        <w:t>0.95</w:t>
      </w:r>
      <w:r w:rsidR="00DE4487">
        <w:t>0</w:t>
      </w:r>
      <w:r w:rsidR="000648BC" w:rsidRPr="0041459A">
        <w:t xml:space="preserve"> and </w:t>
      </w:r>
      <w:r w:rsidR="000648BC">
        <w:t>0.</w:t>
      </w:r>
      <w:r w:rsidR="00D049B9">
        <w:t>545</w:t>
      </w:r>
      <w:r w:rsidR="000648BC" w:rsidRPr="0041459A">
        <w:t xml:space="preserve"> respectively.</w:t>
      </w:r>
      <w:r w:rsidR="000648BC">
        <w:t xml:space="preserve"> The average confusion matrix for the model is given in </w:t>
      </w:r>
      <w:r w:rsidR="00D049B9">
        <w:fldChar w:fldCharType="begin"/>
      </w:r>
      <w:r w:rsidR="00D049B9">
        <w:instrText xml:space="preserve"> REF _Ref115350827 \h </w:instrText>
      </w:r>
      <w:r w:rsidR="00D049B9">
        <w:fldChar w:fldCharType="separate"/>
      </w:r>
      <w:r w:rsidR="002A36FD">
        <w:t xml:space="preserve">Table </w:t>
      </w:r>
      <w:r w:rsidR="002A36FD">
        <w:rPr>
          <w:noProof/>
        </w:rPr>
        <w:t>8</w:t>
      </w:r>
      <w:r w:rsidR="00D049B9">
        <w:fldChar w:fldCharType="end"/>
      </w:r>
      <w:r w:rsidR="000648BC">
        <w:fldChar w:fldCharType="begin"/>
      </w:r>
      <w:r w:rsidR="000648BC">
        <w:instrText xml:space="preserve"> REF _Ref114915941 \h </w:instrText>
      </w:r>
      <w:r w:rsidR="00000000">
        <w:fldChar w:fldCharType="separate"/>
      </w:r>
      <w:r w:rsidR="000648BC">
        <w:fldChar w:fldCharType="end"/>
      </w:r>
      <w:r w:rsidR="000648BC">
        <w:fldChar w:fldCharType="begin"/>
      </w:r>
      <w:r w:rsidR="000648BC">
        <w:instrText xml:space="preserve"> REF _Ref114915676 \h </w:instrText>
      </w:r>
      <w:r w:rsidR="00000000">
        <w:fldChar w:fldCharType="separate"/>
      </w:r>
      <w:r w:rsidR="000648BC">
        <w:fldChar w:fldCharType="end"/>
      </w:r>
      <w:r w:rsidR="000648BC">
        <w:t>.</w:t>
      </w:r>
      <w:r w:rsidR="00CB4E1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D049B9" w14:paraId="661FF2E0" w14:textId="77777777" w:rsidTr="00481348">
        <w:trPr>
          <w:jc w:val="center"/>
        </w:trPr>
        <w:tc>
          <w:tcPr>
            <w:tcW w:w="10110" w:type="dxa"/>
          </w:tcPr>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415"/>
              <w:gridCol w:w="1645"/>
              <w:gridCol w:w="1800"/>
            </w:tblGrid>
            <w:tr w:rsidR="00D049B9" w:rsidRPr="00A21731" w14:paraId="7615D70B" w14:textId="77777777" w:rsidTr="00481348">
              <w:trPr>
                <w:trHeight w:val="320"/>
                <w:jc w:val="center"/>
              </w:trPr>
              <w:tc>
                <w:tcPr>
                  <w:tcW w:w="1415" w:type="dxa"/>
                  <w:vAlign w:val="center"/>
                </w:tcPr>
                <w:p w14:paraId="11417717" w14:textId="77777777" w:rsidR="00D049B9" w:rsidRPr="00BE1E34" w:rsidRDefault="00D049B9" w:rsidP="00481348">
                  <w:pPr>
                    <w:jc w:val="center"/>
                    <w:rPr>
                      <w:b/>
                      <w:bCs/>
                    </w:rPr>
                  </w:pPr>
                  <w:r w:rsidRPr="00BE1E34">
                    <w:rPr>
                      <w:b/>
                      <w:bCs/>
                    </w:rPr>
                    <w:t>True \ Predicted</w:t>
                  </w:r>
                </w:p>
              </w:tc>
              <w:tc>
                <w:tcPr>
                  <w:tcW w:w="1645" w:type="dxa"/>
                  <w:vAlign w:val="center"/>
                </w:tcPr>
                <w:p w14:paraId="17826A93" w14:textId="77777777" w:rsidR="00D049B9" w:rsidRPr="00BE1E34" w:rsidRDefault="00D049B9" w:rsidP="00481348">
                  <w:pPr>
                    <w:jc w:val="center"/>
                    <w:rPr>
                      <w:b/>
                      <w:bCs/>
                    </w:rPr>
                  </w:pPr>
                  <w:r w:rsidRPr="00BE1E34">
                    <w:rPr>
                      <w:b/>
                      <w:bCs/>
                    </w:rPr>
                    <w:t>Defect</w:t>
                  </w:r>
                </w:p>
              </w:tc>
              <w:tc>
                <w:tcPr>
                  <w:tcW w:w="1800" w:type="dxa"/>
                  <w:vAlign w:val="center"/>
                </w:tcPr>
                <w:p w14:paraId="013F57BE" w14:textId="77777777" w:rsidR="00D049B9" w:rsidRPr="00BE1E34" w:rsidRDefault="00D049B9" w:rsidP="00481348">
                  <w:pPr>
                    <w:jc w:val="center"/>
                    <w:rPr>
                      <w:b/>
                      <w:bCs/>
                    </w:rPr>
                  </w:pPr>
                  <w:r w:rsidRPr="00BE1E34">
                    <w:rPr>
                      <w:b/>
                      <w:bCs/>
                    </w:rPr>
                    <w:t>No defect</w:t>
                  </w:r>
                </w:p>
              </w:tc>
            </w:tr>
            <w:tr w:rsidR="00D049B9" w:rsidRPr="00A21731" w14:paraId="683E275F" w14:textId="77777777" w:rsidTr="00481348">
              <w:trPr>
                <w:trHeight w:val="320"/>
                <w:jc w:val="center"/>
              </w:trPr>
              <w:tc>
                <w:tcPr>
                  <w:tcW w:w="1415" w:type="dxa"/>
                  <w:vAlign w:val="center"/>
                </w:tcPr>
                <w:p w14:paraId="3EE7C057" w14:textId="77777777" w:rsidR="00D049B9" w:rsidRPr="00BE1E34" w:rsidRDefault="00D049B9" w:rsidP="00481348">
                  <w:pPr>
                    <w:jc w:val="center"/>
                    <w:rPr>
                      <w:b/>
                      <w:bCs/>
                    </w:rPr>
                  </w:pPr>
                  <w:r w:rsidRPr="00BE1E34">
                    <w:rPr>
                      <w:b/>
                      <w:bCs/>
                    </w:rPr>
                    <w:t>Defect</w:t>
                  </w:r>
                </w:p>
              </w:tc>
              <w:tc>
                <w:tcPr>
                  <w:tcW w:w="1645" w:type="dxa"/>
                  <w:vAlign w:val="center"/>
                </w:tcPr>
                <w:p w14:paraId="5BCA9043" w14:textId="77777777" w:rsidR="00D049B9" w:rsidRPr="00BE1E34" w:rsidRDefault="00D049B9" w:rsidP="00481348">
                  <w:pPr>
                    <w:jc w:val="center"/>
                  </w:pPr>
                  <w:r w:rsidRPr="00BE1E34">
                    <w:t>150</w:t>
                  </w:r>
                </w:p>
              </w:tc>
              <w:tc>
                <w:tcPr>
                  <w:tcW w:w="1800" w:type="dxa"/>
                  <w:vAlign w:val="center"/>
                </w:tcPr>
                <w:p w14:paraId="050D3F32" w14:textId="77777777" w:rsidR="00D049B9" w:rsidRPr="00BE1E34" w:rsidRDefault="00D049B9" w:rsidP="00481348">
                  <w:pPr>
                    <w:jc w:val="center"/>
                  </w:pPr>
                  <w:r w:rsidRPr="00BE1E34">
                    <w:t>0</w:t>
                  </w:r>
                </w:p>
              </w:tc>
            </w:tr>
            <w:tr w:rsidR="00D049B9" w:rsidRPr="00A21731" w14:paraId="74E376D6" w14:textId="77777777" w:rsidTr="00481348">
              <w:trPr>
                <w:trHeight w:val="320"/>
                <w:jc w:val="center"/>
              </w:trPr>
              <w:tc>
                <w:tcPr>
                  <w:tcW w:w="1415" w:type="dxa"/>
                  <w:vAlign w:val="center"/>
                </w:tcPr>
                <w:p w14:paraId="337948EB" w14:textId="77777777" w:rsidR="00D049B9" w:rsidRPr="00BE1E34" w:rsidRDefault="00D049B9" w:rsidP="00481348">
                  <w:pPr>
                    <w:jc w:val="center"/>
                    <w:rPr>
                      <w:b/>
                      <w:bCs/>
                    </w:rPr>
                  </w:pPr>
                  <w:r w:rsidRPr="00BE1E34">
                    <w:rPr>
                      <w:b/>
                      <w:bCs/>
                    </w:rPr>
                    <w:t>No defect</w:t>
                  </w:r>
                </w:p>
              </w:tc>
              <w:tc>
                <w:tcPr>
                  <w:tcW w:w="1645" w:type="dxa"/>
                  <w:vAlign w:val="center"/>
                </w:tcPr>
                <w:p w14:paraId="4EEF3E4E" w14:textId="7F7C8CBE" w:rsidR="00D049B9" w:rsidRPr="00BE1E34" w:rsidRDefault="00B22B9E" w:rsidP="00481348">
                  <w:pPr>
                    <w:jc w:val="center"/>
                  </w:pPr>
                  <w:r>
                    <w:t>67.3</w:t>
                  </w:r>
                </w:p>
              </w:tc>
              <w:tc>
                <w:tcPr>
                  <w:tcW w:w="1800" w:type="dxa"/>
                  <w:vAlign w:val="center"/>
                </w:tcPr>
                <w:p w14:paraId="4B36157F" w14:textId="14467305" w:rsidR="00D049B9" w:rsidRPr="00BE1E34" w:rsidRDefault="00B22B9E" w:rsidP="00481348">
                  <w:pPr>
                    <w:jc w:val="center"/>
                  </w:pPr>
                  <w:r>
                    <w:t>80.7</w:t>
                  </w:r>
                </w:p>
              </w:tc>
            </w:tr>
          </w:tbl>
          <w:p w14:paraId="5552D771" w14:textId="77777777" w:rsidR="00D049B9" w:rsidRDefault="00D049B9" w:rsidP="00D049B9">
            <w:pPr>
              <w:keepNext/>
            </w:pPr>
          </w:p>
        </w:tc>
      </w:tr>
    </w:tbl>
    <w:p w14:paraId="01A0CF68" w14:textId="5F77EA8B" w:rsidR="00D049B9" w:rsidRDefault="00D049B9" w:rsidP="00D049B9">
      <w:pPr>
        <w:pStyle w:val="Caption"/>
      </w:pPr>
      <w:bookmarkStart w:id="34" w:name="_Ref115350827"/>
      <w:r>
        <w:t xml:space="preserve">Table </w:t>
      </w:r>
      <w:fldSimple w:instr=" SEQ Table \* ARABIC ">
        <w:r w:rsidR="006860AE">
          <w:rPr>
            <w:noProof/>
          </w:rPr>
          <w:t>7</w:t>
        </w:r>
      </w:fldSimple>
      <w:bookmarkEnd w:id="34"/>
      <w:r>
        <w:t>: Average confusion matrix for CNN trained on real noise data.</w:t>
      </w:r>
    </w:p>
    <w:p w14:paraId="48F507D4" w14:textId="77777777" w:rsidR="00301BF5" w:rsidRPr="00301BF5" w:rsidRDefault="00301BF5" w:rsidP="00301BF5"/>
    <w:p w14:paraId="56DC09DE" w14:textId="77777777" w:rsidR="003A57A6" w:rsidRPr="00A86984" w:rsidRDefault="003A57A6" w:rsidP="003A57A6">
      <w:pPr>
        <w:pStyle w:val="Heading3"/>
      </w:pPr>
      <w:bookmarkStart w:id="35" w:name="_Toc114152579"/>
      <w:r w:rsidRPr="00A86984">
        <w:t>Simulated C scan noise</w:t>
      </w:r>
      <w:bookmarkEnd w:id="35"/>
    </w:p>
    <w:p w14:paraId="4717F81E" w14:textId="6D1A8172" w:rsidR="00725E69" w:rsidRDefault="00A3439E" w:rsidP="003C5124">
      <w:r>
        <w:t xml:space="preserve">To improve the </w:t>
      </w:r>
      <w:r w:rsidR="0099719E">
        <w:t xml:space="preserve">on the </w:t>
      </w:r>
      <w:r w:rsidR="00565196">
        <w:t>requirement of the</w:t>
      </w:r>
      <w:r>
        <w:t xml:space="preserve"> real noise </w:t>
      </w:r>
      <w:r w:rsidR="00565196">
        <w:t>approach needing</w:t>
      </w:r>
      <w:r>
        <w:t xml:space="preserve"> a unique experimental image for each </w:t>
      </w:r>
      <w:r w:rsidR="00740D91">
        <w:t xml:space="preserve">simulated image, we </w:t>
      </w:r>
      <w:r w:rsidR="00517C81">
        <w:t xml:space="preserve">investigated if it was possible to fully simulate this noise profile. To do this, </w:t>
      </w:r>
      <w:r w:rsidR="00D15C27">
        <w:t xml:space="preserve">the noise distribution </w:t>
      </w:r>
      <w:r w:rsidR="00517C81">
        <w:t xml:space="preserve">from the clean experimental C scan images of the defect free sample, </w:t>
      </w:r>
      <w:r w:rsidR="00D15C27">
        <w:t>w</w:t>
      </w:r>
      <w:r w:rsidR="00517C81">
        <w:t>ere</w:t>
      </w:r>
      <w:r w:rsidR="00D15C27">
        <w:t xml:space="preserve"> </w:t>
      </w:r>
      <w:r w:rsidR="00CF3615">
        <w:t>analyzed</w:t>
      </w:r>
      <w:r w:rsidR="00D15C27">
        <w:t xml:space="preserve"> </w:t>
      </w:r>
      <w:r w:rsidR="00CF3615">
        <w:t>by plotting a histogram</w:t>
      </w:r>
      <w:r w:rsidR="0068760E">
        <w:t>.</w:t>
      </w:r>
      <w:r w:rsidR="002451A5">
        <w:t xml:space="preserve"> It can be seen </w:t>
      </w:r>
      <w:r w:rsidR="00B25967">
        <w:t xml:space="preserve">from </w:t>
      </w:r>
      <w:r w:rsidR="00B25967">
        <w:fldChar w:fldCharType="begin"/>
      </w:r>
      <w:r w:rsidR="00B25967">
        <w:instrText xml:space="preserve"> REF _Ref113466857 \h </w:instrText>
      </w:r>
      <w:r w:rsidR="00B25967">
        <w:fldChar w:fldCharType="separate"/>
      </w:r>
      <w:r w:rsidR="009D09D8">
        <w:t xml:space="preserve">Figure </w:t>
      </w:r>
      <w:r w:rsidR="009D09D8">
        <w:rPr>
          <w:noProof/>
        </w:rPr>
        <w:t>10</w:t>
      </w:r>
      <w:r w:rsidR="00B25967">
        <w:fldChar w:fldCharType="end"/>
      </w:r>
      <w:r w:rsidR="00EF409D">
        <w:t xml:space="preserve"> that this noise profile </w:t>
      </w:r>
      <w:r w:rsidR="004E3C6F">
        <w:t xml:space="preserve">is well aligned with an inverse gaussian distribution </w:t>
      </w:r>
      <w:r w:rsidR="00B25967">
        <w:t>given by</w:t>
      </w:r>
      <w:r w:rsidR="004E3C6F">
        <w:t xml:space="preserve"> </w:t>
      </w:r>
      <w:r w:rsidR="002C2E28">
        <w:t>mu</w:t>
      </w:r>
      <w:r w:rsidR="004E3C6F">
        <w:t xml:space="preserve"> </w:t>
      </w:r>
      <w:r w:rsidR="00B14B43">
        <w:t>0.4</w:t>
      </w:r>
      <w:r w:rsidR="00007E0E">
        <w:t>10</w:t>
      </w:r>
      <w:r w:rsidR="004E3C6F">
        <w:t xml:space="preserve">, loc </w:t>
      </w:r>
      <w:r w:rsidR="00B14B43">
        <w:t>-0.003</w:t>
      </w:r>
      <w:r w:rsidR="004E3C6F">
        <w:t xml:space="preserve"> and </w:t>
      </w:r>
      <w:r w:rsidR="00B14B43">
        <w:t>scale</w:t>
      </w:r>
      <w:r w:rsidR="004E3C6F">
        <w:t xml:space="preserve"> of </w:t>
      </w:r>
      <w:r w:rsidR="00B14B43">
        <w:t>0.06</w:t>
      </w:r>
      <w:r w:rsidR="00A62599">
        <w:t>6</w:t>
      </w:r>
      <w:r w:rsidR="004E3C6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213A75" w14:paraId="2F623D1C" w14:textId="77777777" w:rsidTr="00A81328">
        <w:tc>
          <w:tcPr>
            <w:tcW w:w="10110" w:type="dxa"/>
          </w:tcPr>
          <w:p w14:paraId="0A5664B5" w14:textId="11825E31" w:rsidR="00213A75" w:rsidRDefault="00063ACE" w:rsidP="00A81328">
            <w:pPr>
              <w:keepNext/>
              <w:jc w:val="center"/>
            </w:pPr>
            <w:r>
              <w:rPr>
                <w:noProof/>
              </w:rPr>
              <w:lastRenderedPageBreak/>
              <w:drawing>
                <wp:inline distT="0" distB="0" distL="0" distR="0" wp14:anchorId="5164414F" wp14:editId="7F0F8E49">
                  <wp:extent cx="3753001" cy="2814751"/>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3753001" cy="2814751"/>
                          </a:xfrm>
                          <a:prstGeom prst="rect">
                            <a:avLst/>
                          </a:prstGeom>
                        </pic:spPr>
                      </pic:pic>
                    </a:graphicData>
                  </a:graphic>
                </wp:inline>
              </w:drawing>
            </w:r>
          </w:p>
        </w:tc>
      </w:tr>
    </w:tbl>
    <w:p w14:paraId="6C7BF464" w14:textId="7A949867" w:rsidR="00213A75" w:rsidRDefault="00A81328" w:rsidP="00A81328">
      <w:pPr>
        <w:pStyle w:val="Caption"/>
      </w:pPr>
      <w:bookmarkStart w:id="36" w:name="_Ref113466857"/>
      <w:r>
        <w:t xml:space="preserve">Figure </w:t>
      </w:r>
      <w:fldSimple w:instr=" SEQ Figure \* ARABIC ">
        <w:r w:rsidR="00583A08">
          <w:rPr>
            <w:noProof/>
          </w:rPr>
          <w:t>10</w:t>
        </w:r>
      </w:fldSimple>
      <w:bookmarkEnd w:id="36"/>
      <w:r>
        <w:t xml:space="preserve">: </w:t>
      </w:r>
      <w:r w:rsidR="0068760E">
        <w:t>Distribution of data from clean sample.</w:t>
      </w:r>
    </w:p>
    <w:p w14:paraId="51745AF0" w14:textId="7871BA73" w:rsidR="003C5124" w:rsidRDefault="003C5124" w:rsidP="003C5124">
      <w:r>
        <w:t xml:space="preserve">The simulated defect images </w:t>
      </w:r>
      <w:r w:rsidR="00F0547C">
        <w:t xml:space="preserve">were </w:t>
      </w:r>
      <w:r>
        <w:t xml:space="preserve">then combined with </w:t>
      </w:r>
      <w:r w:rsidR="00915A2A">
        <w:t xml:space="preserve">a noise pattern </w:t>
      </w:r>
      <w:r w:rsidR="009313C7">
        <w:t>which was</w:t>
      </w:r>
      <w:r>
        <w:t xml:space="preserve"> </w:t>
      </w:r>
      <w:r w:rsidR="007427F9">
        <w:t xml:space="preserve">randomly </w:t>
      </w:r>
      <w:r w:rsidR="009313C7">
        <w:t>generated</w:t>
      </w:r>
      <w:r w:rsidR="007427F9">
        <w:t xml:space="preserve"> for each image</w:t>
      </w:r>
      <w:r w:rsidR="009313C7">
        <w:t xml:space="preserve"> </w:t>
      </w:r>
      <w:r w:rsidR="007427F9">
        <w:t xml:space="preserve">from an inverse gaussian distribution </w:t>
      </w:r>
      <w:r w:rsidR="000E52C3">
        <w:t xml:space="preserve">with the previously determined parameters. The images were combined </w:t>
      </w:r>
      <w:r>
        <w:t xml:space="preserve">by summation at an individual pixel level. </w:t>
      </w:r>
      <w:r w:rsidR="00280C55">
        <w:t xml:space="preserve">As per the </w:t>
      </w:r>
      <w:r w:rsidR="0001229A">
        <w:t>real noise method, t</w:t>
      </w:r>
      <w:r w:rsidR="00114F16">
        <w:t>o</w:t>
      </w:r>
      <w:r w:rsidR="008C1961">
        <w:t xml:space="preserve"> not exceed the </w:t>
      </w:r>
      <w:r w:rsidR="00114F16">
        <w:t xml:space="preserve">normalized upper value limit of 1, if a pixel value exceeded 1 it was clipped to </w:t>
      </w:r>
      <w:r w:rsidR="006D4FE5">
        <w:t>remain within the limit</w:t>
      </w:r>
      <w:r w:rsidR="00114F16">
        <w:t xml:space="preserve">. </w:t>
      </w:r>
      <w:r>
        <w:t>From the new</w:t>
      </w:r>
      <w:r w:rsidR="00A76307">
        <w:t xml:space="preserve"> synthetic</w:t>
      </w:r>
      <w:r>
        <w:t xml:space="preserve"> </w:t>
      </w:r>
      <w:proofErr w:type="gramStart"/>
      <w:r>
        <w:t>dataset</w:t>
      </w:r>
      <w:proofErr w:type="gramEnd"/>
      <w:r>
        <w:t xml:space="preserve"> the images where the noise was greater than the signal </w:t>
      </w:r>
      <w:r w:rsidR="00B40AA6">
        <w:t>were</w:t>
      </w:r>
      <w:r>
        <w:t xml:space="preserve"> removed, and we were left with </w:t>
      </w:r>
      <w:r w:rsidR="0044501F">
        <w:t>80</w:t>
      </w:r>
      <w:r>
        <w:t xml:space="preserve"> C scan final images. An example of this is demonstrated in image </w:t>
      </w:r>
      <w:r w:rsidR="00395522">
        <w:fldChar w:fldCharType="begin"/>
      </w:r>
      <w:r w:rsidR="00395522">
        <w:instrText xml:space="preserve"> REF _Ref113467548 \h </w:instrText>
      </w:r>
      <w:r w:rsidR="00395522">
        <w:fldChar w:fldCharType="separate"/>
      </w:r>
      <w:r w:rsidR="00A76307">
        <w:t xml:space="preserve">Figure </w:t>
      </w:r>
      <w:r w:rsidR="00A76307">
        <w:rPr>
          <w:noProof/>
        </w:rPr>
        <w:t>11</w:t>
      </w:r>
      <w:r w:rsidR="00395522">
        <w:fldChar w:fldCharType="end"/>
      </w:r>
      <w:r w:rsidR="003955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gridCol w:w="3370"/>
      </w:tblGrid>
      <w:tr w:rsidR="00E86104" w14:paraId="6586B677" w14:textId="77777777" w:rsidTr="00B40AA6">
        <w:tc>
          <w:tcPr>
            <w:tcW w:w="3370" w:type="dxa"/>
          </w:tcPr>
          <w:p w14:paraId="1CF03306" w14:textId="48133305" w:rsidR="00E86104" w:rsidRDefault="00FB6D0B" w:rsidP="00484F20">
            <w:pPr>
              <w:jc w:val="center"/>
            </w:pPr>
            <w:r>
              <w:rPr>
                <w:noProof/>
              </w:rPr>
              <w:drawing>
                <wp:inline distT="0" distB="0" distL="0" distR="0" wp14:anchorId="23992E98" wp14:editId="0B0A5ACC">
                  <wp:extent cx="1582122" cy="1584000"/>
                  <wp:effectExtent l="0" t="0" r="0" b="0"/>
                  <wp:docPr id="32" name="Picture 3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quare&#10;&#10;Description automatically generated"/>
                          <pic:cNvPicPr/>
                        </pic:nvPicPr>
                        <pic:blipFill rotWithShape="1">
                          <a:blip r:embed="rId32"/>
                          <a:srcRect l="2086" t="47451" r="69914" b="3875"/>
                          <a:stretch/>
                        </pic:blipFill>
                        <pic:spPr bwMode="auto">
                          <a:xfrm>
                            <a:off x="0" y="0"/>
                            <a:ext cx="1582122"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45E21CC2" w14:textId="307051D2" w:rsidR="00E86104" w:rsidRDefault="00FB6D0B" w:rsidP="00484F20">
            <w:pPr>
              <w:jc w:val="center"/>
            </w:pPr>
            <w:r>
              <w:rPr>
                <w:noProof/>
              </w:rPr>
              <w:drawing>
                <wp:inline distT="0" distB="0" distL="0" distR="0" wp14:anchorId="7AB9D28C" wp14:editId="7995A1A6">
                  <wp:extent cx="1582125" cy="1584000"/>
                  <wp:effectExtent l="0" t="0" r="0" b="0"/>
                  <wp:docPr id="33" name="Picture 3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quare&#10;&#10;Description automatically generated"/>
                          <pic:cNvPicPr/>
                        </pic:nvPicPr>
                        <pic:blipFill rotWithShape="1">
                          <a:blip r:embed="rId32"/>
                          <a:srcRect l="35842" t="47193" r="36158" b="4133"/>
                          <a:stretch/>
                        </pic:blipFill>
                        <pic:spPr bwMode="auto">
                          <a:xfrm>
                            <a:off x="0" y="0"/>
                            <a:ext cx="1582125"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0E76256E" w14:textId="69D68F00" w:rsidR="00E86104" w:rsidRDefault="00FB6D0B" w:rsidP="00484F20">
            <w:pPr>
              <w:jc w:val="center"/>
            </w:pPr>
            <w:r>
              <w:rPr>
                <w:noProof/>
              </w:rPr>
              <w:drawing>
                <wp:inline distT="0" distB="0" distL="0" distR="0" wp14:anchorId="6738E88F" wp14:editId="7A1B02ED">
                  <wp:extent cx="1582125" cy="1584000"/>
                  <wp:effectExtent l="0" t="0" r="0" b="0"/>
                  <wp:docPr id="31" name="Picture 3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quare&#10;&#10;Description automatically generated"/>
                          <pic:cNvPicPr/>
                        </pic:nvPicPr>
                        <pic:blipFill rotWithShape="1">
                          <a:blip r:embed="rId32"/>
                          <a:srcRect l="70191" t="47967" r="1809" b="3359"/>
                          <a:stretch/>
                        </pic:blipFill>
                        <pic:spPr bwMode="auto">
                          <a:xfrm>
                            <a:off x="0" y="0"/>
                            <a:ext cx="1582125" cy="1584000"/>
                          </a:xfrm>
                          <a:prstGeom prst="rect">
                            <a:avLst/>
                          </a:prstGeom>
                          <a:ln>
                            <a:noFill/>
                          </a:ln>
                          <a:extLst>
                            <a:ext uri="{53640926-AAD7-44D8-BBD7-CCE9431645EC}">
                              <a14:shadowObscured xmlns:a14="http://schemas.microsoft.com/office/drawing/2010/main"/>
                            </a:ext>
                          </a:extLst>
                        </pic:spPr>
                      </pic:pic>
                    </a:graphicData>
                  </a:graphic>
                </wp:inline>
              </w:drawing>
            </w:r>
          </w:p>
        </w:tc>
      </w:tr>
      <w:tr w:rsidR="00E86104" w14:paraId="10849092" w14:textId="77777777" w:rsidTr="00B40AA6">
        <w:tc>
          <w:tcPr>
            <w:tcW w:w="3370" w:type="dxa"/>
          </w:tcPr>
          <w:p w14:paraId="7C12D456" w14:textId="77777777" w:rsidR="00E86104" w:rsidRDefault="00E86104" w:rsidP="00484F20">
            <w:pPr>
              <w:jc w:val="center"/>
              <w:rPr>
                <w:noProof/>
              </w:rPr>
            </w:pPr>
            <w:r>
              <w:rPr>
                <w:noProof/>
              </w:rPr>
              <w:t>Simulated response</w:t>
            </w:r>
          </w:p>
        </w:tc>
        <w:tc>
          <w:tcPr>
            <w:tcW w:w="3370" w:type="dxa"/>
          </w:tcPr>
          <w:p w14:paraId="7968D0AA" w14:textId="2A725327" w:rsidR="00E86104" w:rsidRDefault="00FB6D0B" w:rsidP="00484F20">
            <w:pPr>
              <w:jc w:val="center"/>
              <w:rPr>
                <w:noProof/>
              </w:rPr>
            </w:pPr>
            <w:r>
              <w:rPr>
                <w:noProof/>
              </w:rPr>
              <w:t>Generated</w:t>
            </w:r>
            <w:r w:rsidR="00E86104">
              <w:rPr>
                <w:noProof/>
              </w:rPr>
              <w:t xml:space="preserve"> noise image</w:t>
            </w:r>
          </w:p>
        </w:tc>
        <w:tc>
          <w:tcPr>
            <w:tcW w:w="3370" w:type="dxa"/>
          </w:tcPr>
          <w:p w14:paraId="4519F97A" w14:textId="77777777" w:rsidR="00E86104" w:rsidRDefault="00E86104" w:rsidP="00B40AA6">
            <w:pPr>
              <w:keepNext/>
              <w:jc w:val="center"/>
              <w:rPr>
                <w:noProof/>
              </w:rPr>
            </w:pPr>
            <w:r>
              <w:rPr>
                <w:noProof/>
              </w:rPr>
              <w:t>Combined synthetic image</w:t>
            </w:r>
          </w:p>
        </w:tc>
      </w:tr>
    </w:tbl>
    <w:p w14:paraId="5377F1A2" w14:textId="7A3E1998" w:rsidR="00B40AA6" w:rsidRDefault="00B40AA6" w:rsidP="00B40AA6">
      <w:pPr>
        <w:pStyle w:val="Caption"/>
      </w:pPr>
      <w:bookmarkStart w:id="37" w:name="_Ref113467548"/>
      <w:r>
        <w:t xml:space="preserve">Figure </w:t>
      </w:r>
      <w:fldSimple w:instr=" SEQ Figure \* ARABIC ">
        <w:r w:rsidR="00583A08">
          <w:rPr>
            <w:noProof/>
          </w:rPr>
          <w:t>11</w:t>
        </w:r>
      </w:fldSimple>
      <w:bookmarkEnd w:id="37"/>
      <w:r>
        <w:t>:</w:t>
      </w:r>
      <w:r w:rsidRPr="00B40AA6">
        <w:t xml:space="preserve"> </w:t>
      </w:r>
      <w:bookmarkStart w:id="38" w:name="_Hlk113531246"/>
      <w:r>
        <w:t>Example images showing the combination of C scan simulated</w:t>
      </w:r>
      <w:r w:rsidR="007F5D4D">
        <w:t xml:space="preserve"> noise</w:t>
      </w:r>
      <w:r>
        <w:t xml:space="preserve"> and simulated defect responses.</w:t>
      </w:r>
      <w:bookmarkEnd w:id="38"/>
    </w:p>
    <w:p w14:paraId="25CE1259" w14:textId="77777777" w:rsidR="00426F8A" w:rsidRDefault="00426F8A" w:rsidP="00426F8A">
      <w:r>
        <w:t>The implementation of C scan noise at scale would be considerably easier than the real noise approach. This is as fully simulating the noise profile from an appropriate experimental distribution requires little additional experimental data acquisition after a suitable population has been sampled. Furthermore, the computational complexity of this implementation is as efficient as the real noise approach and could scale well to produce a large dataset.</w:t>
      </w:r>
    </w:p>
    <w:p w14:paraId="489F2A2D" w14:textId="77777777" w:rsidR="00A33E87" w:rsidRDefault="00A33E87" w:rsidP="00A33E87">
      <w:pPr>
        <w:pStyle w:val="Heading4"/>
      </w:pPr>
      <w:r>
        <w:t>Classification results</w:t>
      </w:r>
    </w:p>
    <w:p w14:paraId="5E050CC0" w14:textId="46514F1F" w:rsidR="004B6F97" w:rsidRDefault="003C5124" w:rsidP="004B6F97">
      <w:r>
        <w:t xml:space="preserve">Training the CNN with the </w:t>
      </w:r>
      <w:r w:rsidR="00582232">
        <w:t>C scan</w:t>
      </w:r>
      <w:r>
        <w:t xml:space="preserve"> noise synthetic dataset</w:t>
      </w:r>
      <w:r w:rsidR="00BE27BE">
        <w:t xml:space="preserve"> </w:t>
      </w:r>
      <w:r w:rsidR="00BE27BE">
        <w:t xml:space="preserve">and </w:t>
      </w:r>
      <w:r w:rsidR="00082297">
        <w:t>an equal</w:t>
      </w:r>
      <w:r w:rsidR="00BE27BE">
        <w:t xml:space="preserve"> number of clean images sampled from the clean train</w:t>
      </w:r>
      <w:r w:rsidR="00082297">
        <w:t>ing</w:t>
      </w:r>
      <w:r w:rsidR="00BE27BE">
        <w:t xml:space="preserve"> </w:t>
      </w:r>
      <w:r w:rsidR="00BE27BE">
        <w:t>set, had</w:t>
      </w:r>
      <w:r>
        <w:t xml:space="preserve"> a significant increase in classification performance when tested on the experimental </w:t>
      </w:r>
      <w:r w:rsidR="00A76307">
        <w:t xml:space="preserve">clean and defective test </w:t>
      </w:r>
      <w:r>
        <w:t>dataset</w:t>
      </w:r>
      <w:r w:rsidR="00A76307">
        <w:t>s</w:t>
      </w:r>
      <w:r>
        <w:t xml:space="preserve">. </w:t>
      </w:r>
      <w:r w:rsidR="004B6F97">
        <w:t>After 100 training iterations, the model gave an average accuracy of 7</w:t>
      </w:r>
      <w:r w:rsidR="006A1354">
        <w:t>4</w:t>
      </w:r>
      <w:r w:rsidR="004B6F97">
        <w:t>.</w:t>
      </w:r>
      <w:r w:rsidR="006A1354">
        <w:t>3</w:t>
      </w:r>
      <w:r w:rsidR="004B6F97">
        <w:t xml:space="preserve">%, with average F1, </w:t>
      </w:r>
      <w:r w:rsidR="004B6F97" w:rsidRPr="0041459A">
        <w:t>precision</w:t>
      </w:r>
      <w:r w:rsidR="004B6F97">
        <w:t xml:space="preserve"> and</w:t>
      </w:r>
      <w:r w:rsidR="004B6F97" w:rsidRPr="0041459A">
        <w:t xml:space="preserve"> recall scores of </w:t>
      </w:r>
      <w:r w:rsidR="004B6F97">
        <w:t>0.</w:t>
      </w:r>
      <w:r w:rsidR="00DE4487">
        <w:t>629</w:t>
      </w:r>
      <w:r w:rsidR="004B6F97">
        <w:t>, 0.9</w:t>
      </w:r>
      <w:r w:rsidR="00DE4487">
        <w:t>30</w:t>
      </w:r>
      <w:r w:rsidR="004B6F97" w:rsidRPr="0041459A">
        <w:t xml:space="preserve"> and </w:t>
      </w:r>
      <w:r w:rsidR="004B6F97">
        <w:t>0.</w:t>
      </w:r>
      <w:r w:rsidR="00DE4487">
        <w:t>482</w:t>
      </w:r>
      <w:r w:rsidR="004B6F97" w:rsidRPr="0041459A">
        <w:t xml:space="preserve"> respectively.</w:t>
      </w:r>
      <w:r w:rsidR="004B6F97">
        <w:t xml:space="preserve"> The average confusion matrix for the model is given in </w:t>
      </w:r>
      <w:r w:rsidR="00F74DFC">
        <w:fldChar w:fldCharType="begin"/>
      </w:r>
      <w:r w:rsidR="00F74DFC">
        <w:instrText xml:space="preserve"> REF _Ref115358504 \h </w:instrText>
      </w:r>
      <w:r w:rsidR="00F74DFC">
        <w:fldChar w:fldCharType="separate"/>
      </w:r>
      <w:r w:rsidR="00F74DFC">
        <w:t xml:space="preserve">Table </w:t>
      </w:r>
      <w:r w:rsidR="00F74DFC">
        <w:rPr>
          <w:noProof/>
        </w:rPr>
        <w:t>5</w:t>
      </w:r>
      <w:r w:rsidR="00F74DFC">
        <w:fldChar w:fldCharType="end"/>
      </w:r>
      <w:r w:rsidR="004B6F97">
        <w:fldChar w:fldCharType="begin"/>
      </w:r>
      <w:r w:rsidR="004B6F97">
        <w:instrText xml:space="preserve"> REF _Ref115350827 \h </w:instrText>
      </w:r>
      <w:r w:rsidR="00000000">
        <w:fldChar w:fldCharType="separate"/>
      </w:r>
      <w:r w:rsidR="004B6F97">
        <w:fldChar w:fldCharType="end"/>
      </w:r>
      <w:r w:rsidR="004B6F97">
        <w:fldChar w:fldCharType="begin"/>
      </w:r>
      <w:r w:rsidR="004B6F97">
        <w:instrText xml:space="preserve"> REF _Ref114915941 \h </w:instrText>
      </w:r>
      <w:r w:rsidR="00000000">
        <w:fldChar w:fldCharType="separate"/>
      </w:r>
      <w:r w:rsidR="004B6F97">
        <w:fldChar w:fldCharType="end"/>
      </w:r>
      <w:r w:rsidR="004B6F97">
        <w:fldChar w:fldCharType="begin"/>
      </w:r>
      <w:r w:rsidR="004B6F97">
        <w:instrText xml:space="preserve"> REF _Ref114915676 \h </w:instrText>
      </w:r>
      <w:r w:rsidR="00000000">
        <w:fldChar w:fldCharType="separate"/>
      </w:r>
      <w:r w:rsidR="004B6F97">
        <w:fldChar w:fldCharType="end"/>
      </w:r>
      <w:r w:rsidR="004B6F97">
        <w:t xml:space="preserve">. </w:t>
      </w:r>
    </w:p>
    <w:p w14:paraId="20336FAF" w14:textId="77777777" w:rsidR="006860AE" w:rsidRDefault="006860AE" w:rsidP="004B6F97"/>
    <w:p w14:paraId="623E31A8" w14:textId="79203325" w:rsidR="00A86984" w:rsidRDefault="00000000" w:rsidP="004B6F97">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6860AE" w14:paraId="108FAD14" w14:textId="77777777" w:rsidTr="006860AE">
        <w:tc>
          <w:tcPr>
            <w:tcW w:w="10110"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6860AE" w14:paraId="74EAA508" w14:textId="77777777" w:rsidTr="006860AE">
              <w:trPr>
                <w:jc w:val="center"/>
              </w:trPr>
              <w:tc>
                <w:tcPr>
                  <w:tcW w:w="9894" w:type="dxa"/>
                </w:tcPr>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415"/>
                    <w:gridCol w:w="1645"/>
                    <w:gridCol w:w="1800"/>
                  </w:tblGrid>
                  <w:tr w:rsidR="006860AE" w:rsidRPr="00A21731" w14:paraId="148B73BC" w14:textId="77777777" w:rsidTr="00481348">
                    <w:trPr>
                      <w:trHeight w:val="320"/>
                      <w:jc w:val="center"/>
                    </w:trPr>
                    <w:tc>
                      <w:tcPr>
                        <w:tcW w:w="1415" w:type="dxa"/>
                        <w:vAlign w:val="center"/>
                      </w:tcPr>
                      <w:p w14:paraId="7164EC47" w14:textId="77777777" w:rsidR="006860AE" w:rsidRPr="00BE1E34" w:rsidRDefault="006860AE" w:rsidP="006860AE">
                        <w:pPr>
                          <w:jc w:val="center"/>
                          <w:rPr>
                            <w:b/>
                            <w:bCs/>
                          </w:rPr>
                        </w:pPr>
                        <w:r w:rsidRPr="00BE1E34">
                          <w:rPr>
                            <w:b/>
                            <w:bCs/>
                          </w:rPr>
                          <w:lastRenderedPageBreak/>
                          <w:t>True \ Predicted</w:t>
                        </w:r>
                      </w:p>
                    </w:tc>
                    <w:tc>
                      <w:tcPr>
                        <w:tcW w:w="1645" w:type="dxa"/>
                        <w:vAlign w:val="center"/>
                      </w:tcPr>
                      <w:p w14:paraId="47C963AB" w14:textId="77777777" w:rsidR="006860AE" w:rsidRPr="00BE1E34" w:rsidRDefault="006860AE" w:rsidP="006860AE">
                        <w:pPr>
                          <w:jc w:val="center"/>
                          <w:rPr>
                            <w:b/>
                            <w:bCs/>
                          </w:rPr>
                        </w:pPr>
                        <w:r w:rsidRPr="00BE1E34">
                          <w:rPr>
                            <w:b/>
                            <w:bCs/>
                          </w:rPr>
                          <w:t>Defect</w:t>
                        </w:r>
                      </w:p>
                    </w:tc>
                    <w:tc>
                      <w:tcPr>
                        <w:tcW w:w="1800" w:type="dxa"/>
                        <w:vAlign w:val="center"/>
                      </w:tcPr>
                      <w:p w14:paraId="140164F9" w14:textId="77777777" w:rsidR="006860AE" w:rsidRPr="00BE1E34" w:rsidRDefault="006860AE" w:rsidP="006860AE">
                        <w:pPr>
                          <w:jc w:val="center"/>
                          <w:rPr>
                            <w:b/>
                            <w:bCs/>
                          </w:rPr>
                        </w:pPr>
                        <w:r w:rsidRPr="00BE1E34">
                          <w:rPr>
                            <w:b/>
                            <w:bCs/>
                          </w:rPr>
                          <w:t>No defect</w:t>
                        </w:r>
                      </w:p>
                    </w:tc>
                  </w:tr>
                  <w:tr w:rsidR="006860AE" w:rsidRPr="00A21731" w14:paraId="6EF05FCA" w14:textId="77777777" w:rsidTr="00481348">
                    <w:trPr>
                      <w:trHeight w:val="320"/>
                      <w:jc w:val="center"/>
                    </w:trPr>
                    <w:tc>
                      <w:tcPr>
                        <w:tcW w:w="1415" w:type="dxa"/>
                        <w:vAlign w:val="center"/>
                      </w:tcPr>
                      <w:p w14:paraId="44E3AD84" w14:textId="77777777" w:rsidR="006860AE" w:rsidRPr="00BE1E34" w:rsidRDefault="006860AE" w:rsidP="006860AE">
                        <w:pPr>
                          <w:jc w:val="center"/>
                          <w:rPr>
                            <w:b/>
                            <w:bCs/>
                          </w:rPr>
                        </w:pPr>
                        <w:r w:rsidRPr="00BE1E34">
                          <w:rPr>
                            <w:b/>
                            <w:bCs/>
                          </w:rPr>
                          <w:t>Defect</w:t>
                        </w:r>
                      </w:p>
                    </w:tc>
                    <w:tc>
                      <w:tcPr>
                        <w:tcW w:w="1645" w:type="dxa"/>
                        <w:vAlign w:val="center"/>
                      </w:tcPr>
                      <w:p w14:paraId="6D847FF6" w14:textId="77777777" w:rsidR="006860AE" w:rsidRPr="00BE1E34" w:rsidRDefault="006860AE" w:rsidP="006860AE">
                        <w:pPr>
                          <w:jc w:val="center"/>
                        </w:pPr>
                        <w:r w:rsidRPr="00BE1E34">
                          <w:t>150</w:t>
                        </w:r>
                      </w:p>
                    </w:tc>
                    <w:tc>
                      <w:tcPr>
                        <w:tcW w:w="1800" w:type="dxa"/>
                        <w:vAlign w:val="center"/>
                      </w:tcPr>
                      <w:p w14:paraId="0F2DE67F" w14:textId="77777777" w:rsidR="006860AE" w:rsidRPr="00BE1E34" w:rsidRDefault="006860AE" w:rsidP="006860AE">
                        <w:pPr>
                          <w:jc w:val="center"/>
                        </w:pPr>
                        <w:r w:rsidRPr="00BE1E34">
                          <w:t>0</w:t>
                        </w:r>
                      </w:p>
                    </w:tc>
                  </w:tr>
                  <w:tr w:rsidR="006860AE" w:rsidRPr="00A21731" w14:paraId="20C46BE1" w14:textId="77777777" w:rsidTr="00481348">
                    <w:trPr>
                      <w:trHeight w:val="320"/>
                      <w:jc w:val="center"/>
                    </w:trPr>
                    <w:tc>
                      <w:tcPr>
                        <w:tcW w:w="1415" w:type="dxa"/>
                        <w:vAlign w:val="center"/>
                      </w:tcPr>
                      <w:p w14:paraId="1697B76E" w14:textId="77777777" w:rsidR="006860AE" w:rsidRPr="00BE1E34" w:rsidRDefault="006860AE" w:rsidP="006860AE">
                        <w:pPr>
                          <w:jc w:val="center"/>
                          <w:rPr>
                            <w:b/>
                            <w:bCs/>
                          </w:rPr>
                        </w:pPr>
                        <w:r w:rsidRPr="00BE1E34">
                          <w:rPr>
                            <w:b/>
                            <w:bCs/>
                          </w:rPr>
                          <w:t>No defect</w:t>
                        </w:r>
                      </w:p>
                    </w:tc>
                    <w:tc>
                      <w:tcPr>
                        <w:tcW w:w="1645" w:type="dxa"/>
                        <w:vAlign w:val="center"/>
                      </w:tcPr>
                      <w:p w14:paraId="5564B1EE" w14:textId="77777777" w:rsidR="006860AE" w:rsidRPr="00BE1E34" w:rsidRDefault="006860AE" w:rsidP="006860AE">
                        <w:pPr>
                          <w:jc w:val="center"/>
                        </w:pPr>
                        <w:r>
                          <w:t>76.68</w:t>
                        </w:r>
                      </w:p>
                    </w:tc>
                    <w:tc>
                      <w:tcPr>
                        <w:tcW w:w="1800" w:type="dxa"/>
                        <w:vAlign w:val="center"/>
                      </w:tcPr>
                      <w:p w14:paraId="130ACF6E" w14:textId="77777777" w:rsidR="006860AE" w:rsidRPr="00BE1E34" w:rsidRDefault="006860AE" w:rsidP="006860AE">
                        <w:pPr>
                          <w:jc w:val="center"/>
                        </w:pPr>
                        <w:r>
                          <w:t>71.32</w:t>
                        </w:r>
                      </w:p>
                    </w:tc>
                  </w:tr>
                </w:tbl>
                <w:p w14:paraId="2A6B6411" w14:textId="77777777" w:rsidR="006860AE" w:rsidRDefault="006860AE" w:rsidP="006860AE">
                  <w:pPr>
                    <w:keepNext/>
                  </w:pPr>
                </w:p>
              </w:tc>
            </w:tr>
          </w:tbl>
          <w:p w14:paraId="5AC9F382" w14:textId="77777777" w:rsidR="006860AE" w:rsidRDefault="006860AE" w:rsidP="006860AE">
            <w:pPr>
              <w:keepNext/>
            </w:pPr>
          </w:p>
        </w:tc>
      </w:tr>
    </w:tbl>
    <w:p w14:paraId="3879E3FC" w14:textId="4EFBF618" w:rsidR="00395522" w:rsidRPr="00A86984" w:rsidRDefault="006860AE" w:rsidP="006860AE">
      <w:pPr>
        <w:pStyle w:val="Caption"/>
      </w:pPr>
      <w:r>
        <w:t xml:space="preserve">Table </w:t>
      </w:r>
      <w:fldSimple w:instr=" SEQ Table \* ARABIC ">
        <w:r w:rsidR="002C159B">
          <w:rPr>
            <w:noProof/>
          </w:rPr>
          <w:t>8</w:t>
        </w:r>
      </w:fldSimple>
      <w:r>
        <w:t>: Average confusion matrix for CNN trained on simulated C scan noise data.</w:t>
      </w:r>
    </w:p>
    <w:p w14:paraId="3043B502" w14:textId="77777777" w:rsidR="003A57A6" w:rsidRPr="00A86984" w:rsidRDefault="003A57A6" w:rsidP="003A57A6">
      <w:pPr>
        <w:pStyle w:val="Heading3"/>
      </w:pPr>
      <w:bookmarkStart w:id="39" w:name="_Toc114152580"/>
      <w:r w:rsidRPr="00A86984">
        <w:t>Simulated A scan noise</w:t>
      </w:r>
      <w:bookmarkEnd w:id="39"/>
    </w:p>
    <w:p w14:paraId="100AA186" w14:textId="030FF19C" w:rsidR="006B602D" w:rsidRDefault="004E3497" w:rsidP="001F7377">
      <w:r>
        <w:t xml:space="preserve">We also </w:t>
      </w:r>
      <w:r w:rsidR="002A4E35">
        <w:t xml:space="preserve">investigated </w:t>
      </w:r>
      <w:r w:rsidR="00765A0A">
        <w:t xml:space="preserve">an approach of fully generating a simulated noise profile at an A scan level </w:t>
      </w:r>
      <w:r w:rsidR="00830FC8">
        <w:t xml:space="preserve">which is </w:t>
      </w:r>
      <w:r w:rsidR="00BD65C4">
        <w:t xml:space="preserve">better aligned to </w:t>
      </w:r>
      <w:r w:rsidR="005A7912">
        <w:t xml:space="preserve">how noise occurs from </w:t>
      </w:r>
      <w:r w:rsidR="00BD65C4">
        <w:t xml:space="preserve">the </w:t>
      </w:r>
      <w:r w:rsidR="00B0548A">
        <w:t xml:space="preserve">physical response </w:t>
      </w:r>
      <w:r w:rsidR="005A7912">
        <w:t>of</w:t>
      </w:r>
      <w:r w:rsidR="00B0548A">
        <w:t xml:space="preserve"> ultrasonic signals. </w:t>
      </w:r>
      <w:r w:rsidR="00F62B68">
        <w:t xml:space="preserve">For each individual time trace signal, the complete noise profile is </w:t>
      </w:r>
      <w:r w:rsidR="00C410B5">
        <w:t>composed of</w:t>
      </w:r>
      <w:r w:rsidR="00F62B68">
        <w:t xml:space="preserve"> both </w:t>
      </w:r>
      <w:r w:rsidR="00B94FE9">
        <w:t xml:space="preserve">structured noise </w:t>
      </w:r>
      <w:r w:rsidR="00C410B5">
        <w:t xml:space="preserve">and random noise. </w:t>
      </w:r>
      <w:r w:rsidR="00D03516">
        <w:t xml:space="preserve">Structured noise </w:t>
      </w:r>
      <w:r w:rsidR="00414743">
        <w:t>are physically accurate responses</w:t>
      </w:r>
      <w:r w:rsidR="00F26642">
        <w:t xml:space="preserve">, just not from a known feature. These are </w:t>
      </w:r>
      <w:r w:rsidR="00B94FE9">
        <w:t>likely due to ply interaction</w:t>
      </w:r>
      <w:r w:rsidR="00D03516">
        <w:t>s</w:t>
      </w:r>
      <w:r w:rsidR="00B94FE9">
        <w:t xml:space="preserve"> and the </w:t>
      </w:r>
      <w:r w:rsidR="00740825">
        <w:t>component</w:t>
      </w:r>
      <w:r w:rsidR="00B94FE9">
        <w:t xml:space="preserve"> geometry</w:t>
      </w:r>
      <w:r w:rsidR="005E148B">
        <w:t>. R</w:t>
      </w:r>
      <w:r w:rsidR="00414743">
        <w:t xml:space="preserve">andom noise </w:t>
      </w:r>
      <w:r w:rsidR="00242F79">
        <w:t xml:space="preserve">is independent of the samples structure and </w:t>
      </w:r>
      <w:r w:rsidR="001C0C3C">
        <w:t>could be</w:t>
      </w:r>
      <w:r w:rsidR="00242F79">
        <w:t xml:space="preserve"> due to</w:t>
      </w:r>
      <w:r w:rsidR="001C0C3C">
        <w:t xml:space="preserve"> random</w:t>
      </w:r>
      <w:r w:rsidR="00242F79">
        <w:t xml:space="preserve"> electrical </w:t>
      </w:r>
      <w:r w:rsidR="00AC3D58">
        <w:t>noise</w:t>
      </w:r>
      <w:r w:rsidR="00943F98">
        <w:t xml:space="preserve"> for example</w:t>
      </w:r>
      <w:r w:rsidR="001C0C3C">
        <w:t>.</w:t>
      </w:r>
      <w:r w:rsidR="00F94961">
        <w:t xml:space="preserve"> </w:t>
      </w:r>
    </w:p>
    <w:p w14:paraId="76C6F005" w14:textId="1CD08828" w:rsidR="001339BB" w:rsidRDefault="006D158D" w:rsidP="001F7377">
      <w:r>
        <w:t xml:space="preserve">We assumed that for a given B scan the </w:t>
      </w:r>
      <w:r w:rsidR="001E1B5C">
        <w:t>structural noise profile w</w:t>
      </w:r>
      <w:r w:rsidR="006965DB">
        <w:t xml:space="preserve">ill remain </w:t>
      </w:r>
      <w:r w:rsidR="00774285">
        <w:t>constant</w:t>
      </w:r>
      <w:r w:rsidR="00F325A2">
        <w:t>,</w:t>
      </w:r>
      <w:r w:rsidR="006965DB">
        <w:t xml:space="preserve"> as </w:t>
      </w:r>
      <w:r w:rsidR="00D959FE">
        <w:t xml:space="preserve">for a </w:t>
      </w:r>
      <w:r w:rsidR="00D75222">
        <w:t xml:space="preserve">given B scan the </w:t>
      </w:r>
      <w:r w:rsidR="001556D1">
        <w:t xml:space="preserve">ply </w:t>
      </w:r>
      <w:r w:rsidR="009E591A">
        <w:t xml:space="preserve">layer interactions </w:t>
      </w:r>
      <w:r w:rsidR="001556D1">
        <w:t xml:space="preserve">and attenuation </w:t>
      </w:r>
      <w:r w:rsidR="009E591A">
        <w:t>should be similar. Therefore, a</w:t>
      </w:r>
      <w:r w:rsidR="008A70ED">
        <w:t xml:space="preserve">t a B scan level </w:t>
      </w:r>
      <w:r w:rsidR="00263177">
        <w:t xml:space="preserve">it is possible </w:t>
      </w:r>
      <w:r w:rsidR="00B479AA">
        <w:t xml:space="preserve">to </w:t>
      </w:r>
      <w:r w:rsidR="006252A7">
        <w:t>remove</w:t>
      </w:r>
      <w:r w:rsidR="00263177">
        <w:t xml:space="preserve"> the random noise by </w:t>
      </w:r>
      <w:r w:rsidR="00CA188E">
        <w:t xml:space="preserve">mean </w:t>
      </w:r>
      <w:r w:rsidR="00263177">
        <w:t xml:space="preserve">averaging </w:t>
      </w:r>
      <w:r w:rsidR="006252A7">
        <w:t xml:space="preserve">the individual </w:t>
      </w:r>
      <w:r w:rsidR="00D24724">
        <w:t>A</w:t>
      </w:r>
      <w:r w:rsidR="006252A7">
        <w:t xml:space="preserve"> scans together</w:t>
      </w:r>
      <w:r w:rsidR="005D56DD">
        <w:t xml:space="preserve"> </w:t>
      </w:r>
      <w:r w:rsidR="00CA188E">
        <w:t>a</w:t>
      </w:r>
      <w:r w:rsidR="00DE59B0">
        <w:t>t each sample interval</w:t>
      </w:r>
      <w:r w:rsidR="00D24724">
        <w:t>. This gives the</w:t>
      </w:r>
      <w:r w:rsidR="005D56DD">
        <w:t xml:space="preserve"> </w:t>
      </w:r>
      <w:r w:rsidR="00D24724">
        <w:t xml:space="preserve">structural noise component. </w:t>
      </w:r>
      <w:r w:rsidR="002F2EB7">
        <w:t xml:space="preserve">For each A scan in each B scan it is then possible to </w:t>
      </w:r>
      <w:r w:rsidR="00E64FE2">
        <w:t>work out</w:t>
      </w:r>
      <w:r w:rsidR="002F2EB7">
        <w:t xml:space="preserve"> the </w:t>
      </w:r>
      <w:r w:rsidR="004438AB">
        <w:t xml:space="preserve">random noise component from the </w:t>
      </w:r>
      <w:r w:rsidR="002F2EB7">
        <w:t xml:space="preserve">differences between </w:t>
      </w:r>
      <w:r w:rsidR="001556D1">
        <w:t>each</w:t>
      </w:r>
      <w:r w:rsidR="00E64FE2">
        <w:t xml:space="preserve"> A scan and the structural noise component </w:t>
      </w:r>
      <w:r w:rsidR="001556D1">
        <w:t xml:space="preserve">on a per sample basis. </w:t>
      </w:r>
      <w:r w:rsidR="004438AB">
        <w:t xml:space="preserve">These </w:t>
      </w:r>
      <w:r w:rsidR="00515F8D">
        <w:t xml:space="preserve">combined </w:t>
      </w:r>
      <w:r w:rsidR="004438AB">
        <w:t xml:space="preserve">differences </w:t>
      </w:r>
      <w:r w:rsidR="00515F8D">
        <w:t>can be plotted on a histogram</w:t>
      </w:r>
      <w:r w:rsidR="00226D64">
        <w:t xml:space="preserve"> </w:t>
      </w:r>
      <w:r w:rsidR="00154021">
        <w:t xml:space="preserve">to represent </w:t>
      </w:r>
      <w:r w:rsidR="007717D2">
        <w:t xml:space="preserve">the random noise </w:t>
      </w:r>
      <w:r w:rsidR="001339BB">
        <w:t>population</w:t>
      </w:r>
      <w:r w:rsidR="007717D2">
        <w:t xml:space="preserve"> of </w:t>
      </w:r>
      <w:r w:rsidR="001339BB">
        <w:t>a B</w:t>
      </w:r>
      <w:r w:rsidR="007717D2">
        <w:t xml:space="preserve"> scan</w:t>
      </w:r>
      <w:r w:rsidR="004E3848">
        <w:t>.</w:t>
      </w:r>
      <w:r w:rsidR="00515F8D">
        <w:t xml:space="preserve"> </w:t>
      </w:r>
      <w:r w:rsidR="001339BB">
        <w:t xml:space="preserve">This process was completed for each individual B scan. The random noise profiles were combined to give a greater number of samples for the </w:t>
      </w:r>
      <w:r w:rsidR="008C4694">
        <w:t>distribution</w:t>
      </w:r>
      <w:r w:rsidR="00EC73DD">
        <w:t>.</w:t>
      </w:r>
      <w:r w:rsidR="001339BB">
        <w:t xml:space="preserve"> </w:t>
      </w:r>
      <w:r w:rsidR="00CA10EB">
        <w:t xml:space="preserve">From </w:t>
      </w:r>
      <w:r w:rsidR="00226D64">
        <w:fldChar w:fldCharType="begin"/>
      </w:r>
      <w:r w:rsidR="00226D64">
        <w:instrText xml:space="preserve"> REF _Ref113530937 \h </w:instrText>
      </w:r>
      <w:r w:rsidR="00226D64">
        <w:fldChar w:fldCharType="separate"/>
      </w:r>
      <w:r w:rsidR="00EC73DD">
        <w:t xml:space="preserve">Figure </w:t>
      </w:r>
      <w:r w:rsidR="00EC73DD">
        <w:rPr>
          <w:noProof/>
        </w:rPr>
        <w:t>12</w:t>
      </w:r>
      <w:r w:rsidR="00226D64">
        <w:fldChar w:fldCharType="end"/>
      </w:r>
      <w:r w:rsidR="00226D64">
        <w:t xml:space="preserve"> </w:t>
      </w:r>
      <w:proofErr w:type="gramStart"/>
      <w:r w:rsidR="00CA10EB">
        <w:t xml:space="preserve">it can be seen that </w:t>
      </w:r>
      <w:r w:rsidR="00961AFC">
        <w:t>this</w:t>
      </w:r>
      <w:proofErr w:type="gramEnd"/>
      <w:r w:rsidR="00961AFC">
        <w:t xml:space="preserve"> distribution is well approximated </w:t>
      </w:r>
      <w:r w:rsidR="008172E9">
        <w:t>by a normal distribution with</w:t>
      </w:r>
      <w:r w:rsidR="00595E2F">
        <w:t xml:space="preserve"> 0.00</w:t>
      </w:r>
      <w:r w:rsidR="008172E9">
        <w:t xml:space="preserve"> mean and </w:t>
      </w:r>
      <w:r w:rsidR="00595E2F">
        <w:t xml:space="preserve">a </w:t>
      </w:r>
      <w:r w:rsidR="008172E9">
        <w:t xml:space="preserve">standard deviation </w:t>
      </w:r>
      <w:r w:rsidR="00595E2F">
        <w:t xml:space="preserve">of </w:t>
      </w:r>
      <w:r w:rsidR="00627FFD">
        <w:t>0.</w:t>
      </w:r>
      <w:r w:rsidR="00627FFD" w:rsidRPr="00627FFD">
        <w:t>01</w:t>
      </w:r>
      <w:r w:rsidR="00627FFD">
        <w:t>3</w:t>
      </w:r>
      <w:r w:rsidR="000A053D">
        <w:t>.</w:t>
      </w:r>
      <w:r w:rsidR="00865871">
        <w:t xml:space="preserve"> </w:t>
      </w:r>
    </w:p>
    <w:p w14:paraId="1A213295" w14:textId="5407635D" w:rsidR="004E3497" w:rsidRDefault="00765646" w:rsidP="001F7377">
      <w:r>
        <w:t xml:space="preserve">To learn the </w:t>
      </w:r>
      <w:r w:rsidR="00A06E87">
        <w:t>variation</w:t>
      </w:r>
      <w:r>
        <w:t xml:space="preserve"> of the structural noise components across B scans, the </w:t>
      </w:r>
      <w:r w:rsidR="009D2D75">
        <w:t>average</w:t>
      </w:r>
      <w:r>
        <w:t xml:space="preserve"> </w:t>
      </w:r>
      <w:r w:rsidR="009472C6">
        <w:t xml:space="preserve">B scan structural noise was first calculated on a mean sample basis. </w:t>
      </w:r>
      <w:r w:rsidR="00D8759F">
        <w:t xml:space="preserve">The difference between the mean and each individual </w:t>
      </w:r>
      <w:r w:rsidR="00A06E87">
        <w:t xml:space="preserve">B scan </w:t>
      </w:r>
      <w:r w:rsidR="00D8759F">
        <w:t xml:space="preserve">structural noise </w:t>
      </w:r>
      <w:r w:rsidR="00A06E87">
        <w:t xml:space="preserve">profile </w:t>
      </w:r>
      <w:r w:rsidR="00D8759F">
        <w:t xml:space="preserve">was calculated on a per sample basis </w:t>
      </w:r>
      <w:r w:rsidR="00590AB7">
        <w:t>and again plotted on a histogram</w:t>
      </w:r>
      <w:r w:rsidR="00302DFA">
        <w:t xml:space="preserve"> (</w:t>
      </w:r>
      <w:r w:rsidR="00830192">
        <w:fldChar w:fldCharType="begin"/>
      </w:r>
      <w:r w:rsidR="00830192">
        <w:instrText xml:space="preserve"> REF _Ref113531381 \h </w:instrText>
      </w:r>
      <w:r w:rsidR="00830192">
        <w:fldChar w:fldCharType="separate"/>
      </w:r>
      <w:r w:rsidR="00A06E87">
        <w:t xml:space="preserve">Figure </w:t>
      </w:r>
      <w:r w:rsidR="00A06E87">
        <w:rPr>
          <w:noProof/>
        </w:rPr>
        <w:t>13</w:t>
      </w:r>
      <w:r w:rsidR="00830192">
        <w:fldChar w:fldCharType="end"/>
      </w:r>
      <w:r w:rsidR="00830192">
        <w:t>)</w:t>
      </w:r>
      <w:r w:rsidR="00590AB7">
        <w:t xml:space="preserve">. </w:t>
      </w:r>
      <w:r w:rsidR="000529E2">
        <w:t xml:space="preserve">This </w:t>
      </w:r>
      <w:r w:rsidR="009D2D75">
        <w:t>can be approximated by a</w:t>
      </w:r>
      <w:r w:rsidR="000529E2">
        <w:t xml:space="preserve"> normal distribution with </w:t>
      </w:r>
      <w:r w:rsidR="009D2D75">
        <w:t xml:space="preserve">mean </w:t>
      </w:r>
      <w:r w:rsidR="009225BD">
        <w:t>0.00</w:t>
      </w:r>
      <w:r w:rsidR="000529E2">
        <w:t xml:space="preserve"> and </w:t>
      </w:r>
      <w:r w:rsidR="009D2D75">
        <w:t xml:space="preserve">standard deviation </w:t>
      </w:r>
      <w:r w:rsidR="009225BD" w:rsidRPr="009225BD">
        <w:t>0.003</w:t>
      </w:r>
      <w:r w:rsidR="000529E2">
        <w:t>.</w:t>
      </w:r>
    </w:p>
    <w:p w14:paraId="4B691F73" w14:textId="4093079E" w:rsidR="001F7377" w:rsidRDefault="00302DFA" w:rsidP="001F7377">
      <w:r>
        <w:t>To gene</w:t>
      </w:r>
      <w:r w:rsidR="000B4723">
        <w:t xml:space="preserve">rate </w:t>
      </w:r>
      <w:r w:rsidR="00875602">
        <w:t xml:space="preserve">a new </w:t>
      </w:r>
      <w:r w:rsidR="0029381B">
        <w:t xml:space="preserve">noise </w:t>
      </w:r>
      <w:r w:rsidR="00875602">
        <w:t xml:space="preserve">pattern </w:t>
      </w:r>
      <w:r w:rsidR="003A39CC">
        <w:t>for a B scan</w:t>
      </w:r>
      <w:r w:rsidR="005C5B58">
        <w:t xml:space="preserve"> we generate a </w:t>
      </w:r>
      <w:r w:rsidR="00FF4CFD">
        <w:t xml:space="preserve">new structural noise pattern </w:t>
      </w:r>
      <w:r w:rsidR="0044764E">
        <w:t xml:space="preserve">by taking the overall mean structural noise pattern and adding </w:t>
      </w:r>
      <w:r w:rsidR="00685CB8">
        <w:t xml:space="preserve">variation </w:t>
      </w:r>
      <w:r w:rsidR="000529E2">
        <w:t xml:space="preserve">based on the </w:t>
      </w:r>
      <w:r w:rsidR="00D57E9D">
        <w:t>normal distribution</w:t>
      </w:r>
      <w:r w:rsidR="008D22AD">
        <w:t xml:space="preserve"> previously calculated</w:t>
      </w:r>
      <w:r w:rsidR="00D57E9D">
        <w:t xml:space="preserve">. To make this signal more </w:t>
      </w:r>
      <w:r w:rsidR="007C4A7B">
        <w:t>representative of the Hilbert data</w:t>
      </w:r>
      <w:r w:rsidR="008D22AD">
        <w:t>,</w:t>
      </w:r>
      <w:r w:rsidR="007C4A7B">
        <w:t xml:space="preserve"> we applied a </w:t>
      </w:r>
      <w:proofErr w:type="spellStart"/>
      <w:r w:rsidR="0037377E" w:rsidRPr="0037377E">
        <w:t>Savitzky</w:t>
      </w:r>
      <w:proofErr w:type="spellEnd"/>
      <w:r w:rsidR="0037377E" w:rsidRPr="0037377E">
        <w:t>–</w:t>
      </w:r>
      <w:proofErr w:type="spellStart"/>
      <w:r w:rsidR="0037377E" w:rsidRPr="0037377E">
        <w:t>Golay</w:t>
      </w:r>
      <w:proofErr w:type="spellEnd"/>
      <w:r w:rsidR="0037377E" w:rsidRPr="0037377E">
        <w:t xml:space="preserve"> </w:t>
      </w:r>
      <w:r w:rsidR="00A11EF5">
        <w:t>filter to smooth the data</w:t>
      </w:r>
      <w:r w:rsidR="008D22AD">
        <w:t xml:space="preserve"> (</w:t>
      </w:r>
      <w:r w:rsidR="006B2E48">
        <w:fldChar w:fldCharType="begin"/>
      </w:r>
      <w:r w:rsidR="006B2E48">
        <w:instrText xml:space="preserve"> REF _Ref113531779 \h </w:instrText>
      </w:r>
      <w:r w:rsidR="006B2E48">
        <w:fldChar w:fldCharType="separate"/>
      </w:r>
      <w:r w:rsidR="00C15F3F">
        <w:t xml:space="preserve">Figure </w:t>
      </w:r>
      <w:r w:rsidR="00C15F3F">
        <w:rPr>
          <w:noProof/>
        </w:rPr>
        <w:t>14</w:t>
      </w:r>
      <w:r w:rsidR="006B2E48">
        <w:fldChar w:fldCharType="end"/>
      </w:r>
      <w:r w:rsidR="008D22AD">
        <w:t>)</w:t>
      </w:r>
      <w:r w:rsidR="00023E27">
        <w:t xml:space="preserve">. </w:t>
      </w:r>
      <w:r w:rsidR="00C2094D">
        <w:t xml:space="preserve">From this base signal, for each A scan a random noise profile is added </w:t>
      </w:r>
      <w:r w:rsidR="00DC1ABD">
        <w:t xml:space="preserve">following the previously determined normal distribution </w:t>
      </w:r>
      <w:r w:rsidR="005929A3">
        <w:t>(</w:t>
      </w:r>
      <w:r w:rsidR="0023321D">
        <w:fldChar w:fldCharType="begin"/>
      </w:r>
      <w:r w:rsidR="0023321D">
        <w:instrText xml:space="preserve"> REF _Ref113530937 \h </w:instrText>
      </w:r>
      <w:r w:rsidR="0023321D">
        <w:fldChar w:fldCharType="separate"/>
      </w:r>
      <w:r w:rsidR="00A87089">
        <w:t xml:space="preserve">Figure </w:t>
      </w:r>
      <w:r w:rsidR="00A87089">
        <w:rPr>
          <w:noProof/>
        </w:rPr>
        <w:t>12</w:t>
      </w:r>
      <w:r w:rsidR="0023321D">
        <w:fldChar w:fldCharType="end"/>
      </w:r>
      <w:r w:rsidR="005929A3">
        <w:t>)</w:t>
      </w:r>
      <w:r w:rsidR="0023321D">
        <w:t>.</w:t>
      </w:r>
      <w:r w:rsidR="00DC1ABD">
        <w:t xml:space="preserve"> </w:t>
      </w:r>
      <w:r w:rsidR="00257CAE">
        <w:fldChar w:fldCharType="begin"/>
      </w:r>
      <w:r w:rsidR="00257CAE">
        <w:instrText xml:space="preserve"> REF _Ref113528062 \h </w:instrText>
      </w:r>
      <w:r w:rsidR="00257CAE">
        <w:fldChar w:fldCharType="separate"/>
      </w:r>
      <w:r w:rsidR="00A87089">
        <w:t xml:space="preserve">Figure </w:t>
      </w:r>
      <w:r w:rsidR="00A87089">
        <w:rPr>
          <w:noProof/>
        </w:rPr>
        <w:t>15</w:t>
      </w:r>
      <w:r w:rsidR="00257CAE">
        <w:fldChar w:fldCharType="end"/>
      </w:r>
      <w:r w:rsidR="00257CAE">
        <w:t xml:space="preserve"> </w:t>
      </w:r>
      <w:r w:rsidR="00D0599B">
        <w:t xml:space="preserve">helps to </w:t>
      </w:r>
      <w:r w:rsidR="003607AF">
        <w:t>illustrate</w:t>
      </w:r>
      <w:r w:rsidR="00D0599B">
        <w:t xml:space="preserve"> th</w:t>
      </w:r>
      <w:r w:rsidR="005929A3">
        <w:t>is</w:t>
      </w:r>
      <w:r w:rsidR="00D0599B">
        <w:t xml:space="preserve"> process.</w:t>
      </w:r>
      <w:r w:rsidR="00236E15">
        <w:t xml:space="preserve"> The simulated responses were then combined with the generated combined noise profiles using a per sample summation. </w:t>
      </w:r>
      <w:r w:rsidR="0064203B">
        <w:t>As per previous methods, t</w:t>
      </w:r>
      <w:r w:rsidR="001F7377">
        <w:t xml:space="preserve">o not exceed the normalized upper value limit of 1, if a pixel value exceeded 1 it was clipped to remain within the limit. From the new dataset the images where the noise was greater than the signal was removed, and we were left with </w:t>
      </w:r>
      <w:r w:rsidR="00211090">
        <w:t>126 C</w:t>
      </w:r>
      <w:r w:rsidR="001F7377">
        <w:t xml:space="preserve"> scan final images. An example of </w:t>
      </w:r>
      <w:r w:rsidR="00392339">
        <w:t>the final images</w:t>
      </w:r>
      <w:r w:rsidR="000975BB">
        <w:t xml:space="preserve"> </w:t>
      </w:r>
      <w:r w:rsidR="002531B8">
        <w:t>is</w:t>
      </w:r>
      <w:r w:rsidR="001F7377">
        <w:t xml:space="preserve"> demonstrated in </w:t>
      </w:r>
      <w:r w:rsidR="000975BB">
        <w:fldChar w:fldCharType="begin"/>
      </w:r>
      <w:r w:rsidR="000975BB">
        <w:instrText xml:space="preserve"> REF _Ref113531882 \h </w:instrText>
      </w:r>
      <w:r w:rsidR="000975BB">
        <w:fldChar w:fldCharType="separate"/>
      </w:r>
      <w:r w:rsidR="00E85D90">
        <w:t xml:space="preserve">Figure </w:t>
      </w:r>
      <w:r w:rsidR="00E85D90">
        <w:rPr>
          <w:noProof/>
        </w:rPr>
        <w:t>16</w:t>
      </w:r>
      <w:r w:rsidR="000975BB">
        <w:fldChar w:fldCharType="end"/>
      </w:r>
      <w:r w:rsidR="000975BB">
        <w:t>.</w:t>
      </w:r>
      <w:r w:rsidR="00ED4BF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F34683" w14:paraId="12558C64" w14:textId="77777777" w:rsidTr="005A6A6E">
        <w:tc>
          <w:tcPr>
            <w:tcW w:w="10110" w:type="dxa"/>
          </w:tcPr>
          <w:p w14:paraId="3BAA60EF" w14:textId="2D583B0A" w:rsidR="00F34683" w:rsidRDefault="00B46813" w:rsidP="005A6A6E">
            <w:pPr>
              <w:keepNext/>
              <w:jc w:val="center"/>
            </w:pPr>
            <w:r>
              <w:rPr>
                <w:noProof/>
              </w:rPr>
              <w:lastRenderedPageBreak/>
              <w:drawing>
                <wp:inline distT="0" distB="0" distL="0" distR="0" wp14:anchorId="2CDDB84A" wp14:editId="631EFDCA">
                  <wp:extent cx="6158365" cy="210175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rotWithShape="1">
                          <a:blip r:embed="rId33">
                            <a:extLst>
                              <a:ext uri="{28A0092B-C50C-407E-A947-70E740481C1C}">
                                <a14:useLocalDpi xmlns:a14="http://schemas.microsoft.com/office/drawing/2010/main" val="0"/>
                              </a:ext>
                            </a:extLst>
                          </a:blip>
                          <a:srcRect l="9451" r="8784"/>
                          <a:stretch/>
                        </pic:blipFill>
                        <pic:spPr bwMode="auto">
                          <a:xfrm>
                            <a:off x="0" y="0"/>
                            <a:ext cx="6176448" cy="21079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9BF011" w14:textId="003DEF5F" w:rsidR="005A6A6E" w:rsidRDefault="005A6A6E">
      <w:pPr>
        <w:pStyle w:val="Caption"/>
      </w:pPr>
      <w:bookmarkStart w:id="40" w:name="_Ref113530937"/>
      <w:r>
        <w:t xml:space="preserve">Figure </w:t>
      </w:r>
      <w:fldSimple w:instr=" SEQ Figure \* ARABIC ">
        <w:r w:rsidR="00583A08">
          <w:rPr>
            <w:noProof/>
          </w:rPr>
          <w:t>12</w:t>
        </w:r>
      </w:fldSimple>
      <w:bookmarkEnd w:id="40"/>
      <w:r>
        <w:t xml:space="preserve">: </w:t>
      </w:r>
      <w:r>
        <w:rPr>
          <w:noProof/>
        </w:rPr>
        <w:t xml:space="preserve">Histogram showing the random noise distribution </w:t>
      </w:r>
      <w:r w:rsidR="00A57650">
        <w:rPr>
          <w:noProof/>
        </w:rPr>
        <w:t>from the total A scans.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B46813" w14:paraId="3310691E" w14:textId="77777777" w:rsidTr="00A57650">
        <w:tc>
          <w:tcPr>
            <w:tcW w:w="10110" w:type="dxa"/>
          </w:tcPr>
          <w:p w14:paraId="534C5973" w14:textId="77777777" w:rsidR="00B46813" w:rsidRDefault="00B46813" w:rsidP="00A57650">
            <w:pPr>
              <w:keepNext/>
              <w:jc w:val="center"/>
            </w:pPr>
            <w:r>
              <w:rPr>
                <w:noProof/>
              </w:rPr>
              <w:drawing>
                <wp:inline distT="0" distB="0" distL="0" distR="0" wp14:anchorId="2F0E7CA2" wp14:editId="6B14392E">
                  <wp:extent cx="6176448" cy="210792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rcRect l="9067" r="9067"/>
                          <a:stretch>
                            <a:fillRect/>
                          </a:stretch>
                        </pic:blipFill>
                        <pic:spPr bwMode="auto">
                          <a:xfrm>
                            <a:off x="0" y="0"/>
                            <a:ext cx="6176448" cy="21079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AB7AED" w14:textId="28E45A90" w:rsidR="00A57650" w:rsidRDefault="00A57650">
      <w:pPr>
        <w:pStyle w:val="Caption"/>
      </w:pPr>
      <w:bookmarkStart w:id="41" w:name="_Ref113531381"/>
      <w:r>
        <w:t xml:space="preserve">Figure </w:t>
      </w:r>
      <w:fldSimple w:instr=" SEQ Figure \* ARABIC ">
        <w:r w:rsidR="00583A08">
          <w:rPr>
            <w:noProof/>
          </w:rPr>
          <w:t>13</w:t>
        </w:r>
      </w:fldSimple>
      <w:bookmarkEnd w:id="41"/>
      <w:r>
        <w:t xml:space="preserve">: </w:t>
      </w:r>
      <w:r>
        <w:rPr>
          <w:noProof/>
        </w:rPr>
        <w:t xml:space="preserve">Histogram showing the </w:t>
      </w:r>
      <w:r w:rsidR="002574AF">
        <w:rPr>
          <w:noProof/>
        </w:rPr>
        <w:t xml:space="preserve">distribution of deviation for strucural noise from the mean </w:t>
      </w:r>
      <w:r>
        <w:rPr>
          <w:noProof/>
        </w:rPr>
        <w:t xml:space="preserve">structural noise </w:t>
      </w:r>
      <w:r w:rsidR="002574AF">
        <w:rPr>
          <w:noProof/>
        </w:rPr>
        <w:t>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4A4DDA" w14:paraId="7C547458" w14:textId="77777777" w:rsidTr="00CC4598">
        <w:trPr>
          <w:cantSplit/>
        </w:trPr>
        <w:tc>
          <w:tcPr>
            <w:tcW w:w="10110" w:type="dxa"/>
          </w:tcPr>
          <w:p w14:paraId="5D9D7312" w14:textId="29CA1408" w:rsidR="004A4DDA" w:rsidRDefault="006B2E48" w:rsidP="001A6FAE">
            <w:pPr>
              <w:tabs>
                <w:tab w:val="left" w:pos="3510"/>
              </w:tabs>
              <w:jc w:val="center"/>
            </w:pPr>
            <w:r>
              <w:rPr>
                <w:noProof/>
              </w:rPr>
              <w:drawing>
                <wp:inline distT="0" distB="0" distL="0" distR="0" wp14:anchorId="486F3732" wp14:editId="53CAB36C">
                  <wp:extent cx="50673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rcRect l="2603" r="2603"/>
                          <a:stretch>
                            <a:fillRect/>
                          </a:stretch>
                        </pic:blipFill>
                        <pic:spPr bwMode="auto">
                          <a:xfrm>
                            <a:off x="0" y="0"/>
                            <a:ext cx="5067300" cy="2124075"/>
                          </a:xfrm>
                          <a:prstGeom prst="rect">
                            <a:avLst/>
                          </a:prstGeom>
                          <a:ln>
                            <a:noFill/>
                          </a:ln>
                          <a:extLst>
                            <a:ext uri="{53640926-AAD7-44D8-BBD7-CCE9431645EC}">
                              <a14:shadowObscured xmlns:a14="http://schemas.microsoft.com/office/drawing/2010/main"/>
                            </a:ext>
                          </a:extLst>
                        </pic:spPr>
                      </pic:pic>
                    </a:graphicData>
                  </a:graphic>
                </wp:inline>
              </w:drawing>
            </w:r>
          </w:p>
        </w:tc>
      </w:tr>
      <w:tr w:rsidR="00713A2B" w14:paraId="5DA0FA36" w14:textId="77777777" w:rsidTr="00CC4598">
        <w:trPr>
          <w:cantSplit/>
        </w:trPr>
        <w:tc>
          <w:tcPr>
            <w:tcW w:w="10110" w:type="dxa"/>
          </w:tcPr>
          <w:p w14:paraId="4CCFDEBE" w14:textId="2FE9A710" w:rsidR="00713A2B" w:rsidRDefault="00CC4598" w:rsidP="001A6FAE">
            <w:pPr>
              <w:tabs>
                <w:tab w:val="left" w:pos="3510"/>
              </w:tabs>
              <w:jc w:val="center"/>
              <w:rPr>
                <w:noProof/>
              </w:rPr>
            </w:pPr>
            <w:r>
              <w:rPr>
                <w:noProof/>
              </w:rPr>
              <w:drawing>
                <wp:inline distT="0" distB="0" distL="0" distR="0" wp14:anchorId="31BADA65" wp14:editId="68591667">
                  <wp:extent cx="5096710" cy="2125587"/>
                  <wp:effectExtent l="0" t="0" r="8890" b="825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6">
                            <a:extLst>
                              <a:ext uri="{28A0092B-C50C-407E-A947-70E740481C1C}">
                                <a14:useLocalDpi xmlns:a14="http://schemas.microsoft.com/office/drawing/2010/main" val="0"/>
                              </a:ext>
                            </a:extLst>
                          </a:blip>
                          <a:srcRect l="2362" r="2362"/>
                          <a:stretch>
                            <a:fillRect/>
                          </a:stretch>
                        </pic:blipFill>
                        <pic:spPr bwMode="auto">
                          <a:xfrm>
                            <a:off x="0" y="0"/>
                            <a:ext cx="5096710" cy="21255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F5C3ED" w14:textId="32EDDABE" w:rsidR="007874BA" w:rsidRDefault="00CF7A12" w:rsidP="00CF7A12">
      <w:pPr>
        <w:pStyle w:val="Caption"/>
        <w:rPr>
          <w:i w:val="0"/>
          <w:iCs w:val="0"/>
          <w:color w:val="auto"/>
          <w:sz w:val="22"/>
          <w:szCs w:val="22"/>
        </w:rPr>
      </w:pPr>
      <w:bookmarkStart w:id="42" w:name="_Ref113531779"/>
      <w:r>
        <w:t xml:space="preserve">Figure </w:t>
      </w:r>
      <w:fldSimple w:instr=" SEQ Figure \* ARABIC ">
        <w:r w:rsidR="00583A08">
          <w:rPr>
            <w:noProof/>
          </w:rPr>
          <w:t>14</w:t>
        </w:r>
      </w:fldSimple>
      <w:bookmarkEnd w:id="42"/>
      <w:r>
        <w:t xml:space="preserve">: </w:t>
      </w:r>
      <w:r w:rsidRPr="00CF7A12">
        <w:t>An example of how a structural noise profile is generated</w:t>
      </w:r>
      <w:r w:rsidR="008C7849">
        <w:t xml:space="preserve"> from the mean</w:t>
      </w:r>
      <w:r w:rsidRPr="00CF7A12">
        <w:t>.</w:t>
      </w:r>
    </w:p>
    <w:p w14:paraId="0F8F694D" w14:textId="6F6830CA" w:rsidR="00CF7A12" w:rsidRPr="00CF7A12" w:rsidRDefault="00CF7A12" w:rsidP="00CF7A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4"/>
        <w:gridCol w:w="3396"/>
        <w:gridCol w:w="3370"/>
      </w:tblGrid>
      <w:tr w:rsidR="00D25E8B" w14:paraId="7D0A9F92" w14:textId="77777777" w:rsidTr="007874BA">
        <w:tc>
          <w:tcPr>
            <w:tcW w:w="3370" w:type="dxa"/>
          </w:tcPr>
          <w:p w14:paraId="527F194F" w14:textId="48C8376A" w:rsidR="004C338E" w:rsidRDefault="004C338E" w:rsidP="00BA003D">
            <w:pPr>
              <w:jc w:val="center"/>
            </w:pPr>
            <w:r>
              <w:rPr>
                <w:noProof/>
              </w:rPr>
              <w:drawing>
                <wp:inline distT="0" distB="0" distL="0" distR="0" wp14:anchorId="4402C80E" wp14:editId="7F1D0710">
                  <wp:extent cx="1820173" cy="282080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7">
                            <a:extLst>
                              <a:ext uri="{28A0092B-C50C-407E-A947-70E740481C1C}">
                                <a14:useLocalDpi xmlns:a14="http://schemas.microsoft.com/office/drawing/2010/main" val="0"/>
                              </a:ext>
                            </a:extLst>
                          </a:blip>
                          <a:srcRect l="26383" t="8997" r="30207" b="1306"/>
                          <a:stretch/>
                        </pic:blipFill>
                        <pic:spPr bwMode="auto">
                          <a:xfrm>
                            <a:off x="0" y="0"/>
                            <a:ext cx="1822855" cy="2824964"/>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70FADC04" w14:textId="3360A8A9" w:rsidR="004C338E" w:rsidRDefault="00C05BE0" w:rsidP="00BA003D">
            <w:pPr>
              <w:jc w:val="center"/>
            </w:pPr>
            <w:r>
              <w:rPr>
                <w:noProof/>
              </w:rPr>
              <w:drawing>
                <wp:inline distT="0" distB="0" distL="0" distR="0" wp14:anchorId="1E333D7A" wp14:editId="4EC03B92">
                  <wp:extent cx="2016667" cy="2823797"/>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8">
                            <a:extLst>
                              <a:ext uri="{28A0092B-C50C-407E-A947-70E740481C1C}">
                                <a14:useLocalDpi xmlns:a14="http://schemas.microsoft.com/office/drawing/2010/main" val="0"/>
                              </a:ext>
                            </a:extLst>
                          </a:blip>
                          <a:srcRect l="25803" t="9648" r="25803"/>
                          <a:stretch/>
                        </pic:blipFill>
                        <pic:spPr bwMode="auto">
                          <a:xfrm>
                            <a:off x="0" y="0"/>
                            <a:ext cx="2026171" cy="2837104"/>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62D76A01" w14:textId="1A6CD99B" w:rsidR="004C338E" w:rsidRDefault="00C05BE0" w:rsidP="009D28FB">
            <w:pPr>
              <w:jc w:val="center"/>
            </w:pPr>
            <w:r>
              <w:rPr>
                <w:noProof/>
              </w:rPr>
              <w:drawing>
                <wp:inline distT="0" distB="0" distL="0" distR="0" wp14:anchorId="5CE4C93A" wp14:editId="10D22809">
                  <wp:extent cx="1996966" cy="282067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9">
                            <a:extLst>
                              <a:ext uri="{28A0092B-C50C-407E-A947-70E740481C1C}">
                                <a14:useLocalDpi xmlns:a14="http://schemas.microsoft.com/office/drawing/2010/main" val="0"/>
                              </a:ext>
                            </a:extLst>
                          </a:blip>
                          <a:srcRect l="25803" t="8857" r="25803"/>
                          <a:stretch/>
                        </pic:blipFill>
                        <pic:spPr bwMode="auto">
                          <a:xfrm>
                            <a:off x="0" y="0"/>
                            <a:ext cx="2001996" cy="2827775"/>
                          </a:xfrm>
                          <a:prstGeom prst="rect">
                            <a:avLst/>
                          </a:prstGeom>
                          <a:ln>
                            <a:noFill/>
                          </a:ln>
                          <a:extLst>
                            <a:ext uri="{53640926-AAD7-44D8-BBD7-CCE9431645EC}">
                              <a14:shadowObscured xmlns:a14="http://schemas.microsoft.com/office/drawing/2010/main"/>
                            </a:ext>
                          </a:extLst>
                        </pic:spPr>
                      </pic:pic>
                    </a:graphicData>
                  </a:graphic>
                </wp:inline>
              </w:drawing>
            </w:r>
          </w:p>
        </w:tc>
      </w:tr>
      <w:tr w:rsidR="00BA003D" w14:paraId="76F1FC6A" w14:textId="77777777" w:rsidTr="007874BA">
        <w:tc>
          <w:tcPr>
            <w:tcW w:w="3370" w:type="dxa"/>
          </w:tcPr>
          <w:p w14:paraId="25AA2C16" w14:textId="60743CA3" w:rsidR="00BA003D" w:rsidRDefault="00D25E8B" w:rsidP="004A4DDA">
            <w:pPr>
              <w:rPr>
                <w:noProof/>
              </w:rPr>
            </w:pPr>
            <w:r w:rsidRPr="00D25E8B">
              <w:rPr>
                <w:noProof/>
              </w:rPr>
              <w:t>Example B scan of strucural noise</w:t>
            </w:r>
          </w:p>
        </w:tc>
        <w:tc>
          <w:tcPr>
            <w:tcW w:w="3370" w:type="dxa"/>
          </w:tcPr>
          <w:p w14:paraId="0C6A128D" w14:textId="4744F3EF" w:rsidR="00BA003D" w:rsidRDefault="00D25E8B" w:rsidP="004A4DDA">
            <w:pPr>
              <w:rPr>
                <w:noProof/>
              </w:rPr>
            </w:pPr>
            <w:r w:rsidRPr="00D25E8B">
              <w:rPr>
                <w:noProof/>
              </w:rPr>
              <w:t>Example B scan of random noise</w:t>
            </w:r>
          </w:p>
        </w:tc>
        <w:tc>
          <w:tcPr>
            <w:tcW w:w="3370" w:type="dxa"/>
          </w:tcPr>
          <w:p w14:paraId="5C56546F" w14:textId="03CD4170" w:rsidR="00BA003D" w:rsidRDefault="00D25E8B" w:rsidP="009C7620">
            <w:pPr>
              <w:keepNext/>
            </w:pPr>
            <w:r w:rsidRPr="00D25E8B">
              <w:t>Example B scan of combined noise profiles</w:t>
            </w:r>
          </w:p>
        </w:tc>
      </w:tr>
    </w:tbl>
    <w:p w14:paraId="1D2FEDE9" w14:textId="2155EA00" w:rsidR="004C338E" w:rsidRDefault="009C7620" w:rsidP="009C7620">
      <w:pPr>
        <w:pStyle w:val="Caption"/>
      </w:pPr>
      <w:bookmarkStart w:id="43" w:name="_Ref113528062"/>
      <w:r>
        <w:t xml:space="preserve">Figure </w:t>
      </w:r>
      <w:fldSimple w:instr=" SEQ Figure \* ARABIC ">
        <w:r w:rsidR="00583A08">
          <w:rPr>
            <w:noProof/>
          </w:rPr>
          <w:t>15</w:t>
        </w:r>
      </w:fldSimple>
      <w:bookmarkEnd w:id="43"/>
      <w:r>
        <w:t>:</w:t>
      </w:r>
      <w:r w:rsidRPr="009C7620">
        <w:t xml:space="preserve"> An example of how structural and random noise profiles are combined at a B scan level.</w:t>
      </w:r>
    </w:p>
    <w:p w14:paraId="063AA5C9" w14:textId="77777777" w:rsidR="004C338E" w:rsidRDefault="004C338E" w:rsidP="004A4D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gridCol w:w="3370"/>
      </w:tblGrid>
      <w:tr w:rsidR="00753DF0" w14:paraId="43FB43B2" w14:textId="77777777" w:rsidTr="007F5D4D">
        <w:tc>
          <w:tcPr>
            <w:tcW w:w="3370" w:type="dxa"/>
          </w:tcPr>
          <w:p w14:paraId="66CBBE03" w14:textId="501316A4" w:rsidR="00753DF0" w:rsidRDefault="00416D22" w:rsidP="00484F20">
            <w:pPr>
              <w:jc w:val="center"/>
            </w:pPr>
            <w:r>
              <w:rPr>
                <w:noProof/>
              </w:rPr>
              <w:drawing>
                <wp:inline distT="0" distB="0" distL="0" distR="0" wp14:anchorId="07587503" wp14:editId="089854E2">
                  <wp:extent cx="1580014" cy="1584000"/>
                  <wp:effectExtent l="0" t="0" r="127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rotWithShape="1">
                          <a:blip r:embed="rId40"/>
                          <a:srcRect l="11706" t="4592" r="3584" b="10484"/>
                          <a:stretch/>
                        </pic:blipFill>
                        <pic:spPr bwMode="auto">
                          <a:xfrm>
                            <a:off x="0" y="0"/>
                            <a:ext cx="1580014"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31457699" w14:textId="1A19EE95" w:rsidR="00753DF0" w:rsidRDefault="00640197" w:rsidP="00484F20">
            <w:pPr>
              <w:jc w:val="center"/>
            </w:pPr>
            <w:r>
              <w:rPr>
                <w:noProof/>
              </w:rPr>
              <w:drawing>
                <wp:inline distT="0" distB="0" distL="0" distR="0" wp14:anchorId="6FE28E89" wp14:editId="311186E0">
                  <wp:extent cx="1597597" cy="1584000"/>
                  <wp:effectExtent l="0" t="0" r="3175"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1"/>
                          <a:srcRect l="70174" t="6689" r="1777" b="6654"/>
                          <a:stretch/>
                        </pic:blipFill>
                        <pic:spPr bwMode="auto">
                          <a:xfrm>
                            <a:off x="0" y="0"/>
                            <a:ext cx="1597597"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3370" w:type="dxa"/>
          </w:tcPr>
          <w:p w14:paraId="50E38893" w14:textId="7B0047AD" w:rsidR="00753DF0" w:rsidRDefault="007D6DDF" w:rsidP="00484F20">
            <w:pPr>
              <w:jc w:val="center"/>
            </w:pPr>
            <w:r>
              <w:rPr>
                <w:noProof/>
              </w:rPr>
              <w:drawing>
                <wp:inline distT="0" distB="0" distL="0" distR="0" wp14:anchorId="54CAA804" wp14:editId="6580BF45">
                  <wp:extent cx="1592812" cy="1584000"/>
                  <wp:effectExtent l="0" t="0" r="762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rotWithShape="1">
                          <a:blip r:embed="rId42"/>
                          <a:srcRect l="11476" t="4132" r="2665" b="10484"/>
                          <a:stretch/>
                        </pic:blipFill>
                        <pic:spPr bwMode="auto">
                          <a:xfrm>
                            <a:off x="0" y="0"/>
                            <a:ext cx="1592812" cy="1584000"/>
                          </a:xfrm>
                          <a:prstGeom prst="rect">
                            <a:avLst/>
                          </a:prstGeom>
                          <a:ln>
                            <a:noFill/>
                          </a:ln>
                          <a:extLst>
                            <a:ext uri="{53640926-AAD7-44D8-BBD7-CCE9431645EC}">
                              <a14:shadowObscured xmlns:a14="http://schemas.microsoft.com/office/drawing/2010/main"/>
                            </a:ext>
                          </a:extLst>
                        </pic:spPr>
                      </pic:pic>
                    </a:graphicData>
                  </a:graphic>
                </wp:inline>
              </w:drawing>
            </w:r>
          </w:p>
        </w:tc>
      </w:tr>
      <w:tr w:rsidR="00753DF0" w14:paraId="6734CB02" w14:textId="77777777" w:rsidTr="007F5D4D">
        <w:tc>
          <w:tcPr>
            <w:tcW w:w="3370" w:type="dxa"/>
          </w:tcPr>
          <w:p w14:paraId="1960EAC5" w14:textId="77777777" w:rsidR="00753DF0" w:rsidRDefault="00753DF0" w:rsidP="00484F20">
            <w:pPr>
              <w:jc w:val="center"/>
              <w:rPr>
                <w:noProof/>
              </w:rPr>
            </w:pPr>
            <w:r>
              <w:rPr>
                <w:noProof/>
              </w:rPr>
              <w:t>Simulated response</w:t>
            </w:r>
          </w:p>
        </w:tc>
        <w:tc>
          <w:tcPr>
            <w:tcW w:w="3370" w:type="dxa"/>
          </w:tcPr>
          <w:p w14:paraId="361B38A5" w14:textId="77777777" w:rsidR="00753DF0" w:rsidRDefault="00753DF0" w:rsidP="00484F20">
            <w:pPr>
              <w:jc w:val="center"/>
              <w:rPr>
                <w:noProof/>
              </w:rPr>
            </w:pPr>
            <w:r>
              <w:rPr>
                <w:noProof/>
              </w:rPr>
              <w:t>Generated noise image</w:t>
            </w:r>
          </w:p>
        </w:tc>
        <w:tc>
          <w:tcPr>
            <w:tcW w:w="3370" w:type="dxa"/>
          </w:tcPr>
          <w:p w14:paraId="4D58EACE" w14:textId="77777777" w:rsidR="00753DF0" w:rsidRDefault="00753DF0" w:rsidP="007F5D4D">
            <w:pPr>
              <w:keepNext/>
              <w:jc w:val="center"/>
              <w:rPr>
                <w:noProof/>
              </w:rPr>
            </w:pPr>
            <w:r>
              <w:rPr>
                <w:noProof/>
              </w:rPr>
              <w:t>Combined synthetic image</w:t>
            </w:r>
          </w:p>
        </w:tc>
      </w:tr>
    </w:tbl>
    <w:p w14:paraId="7C3F8D56" w14:textId="35352158" w:rsidR="00753DF0" w:rsidRDefault="007F5D4D" w:rsidP="007F5D4D">
      <w:pPr>
        <w:pStyle w:val="Caption"/>
      </w:pPr>
      <w:bookmarkStart w:id="44" w:name="_Ref113531882"/>
      <w:r>
        <w:t xml:space="preserve">Figure </w:t>
      </w:r>
      <w:fldSimple w:instr=" SEQ Figure \* ARABIC ">
        <w:r w:rsidR="00583A08">
          <w:rPr>
            <w:noProof/>
          </w:rPr>
          <w:t>16</w:t>
        </w:r>
      </w:fldSimple>
      <w:bookmarkEnd w:id="44"/>
      <w:r>
        <w:t xml:space="preserve">: </w:t>
      </w:r>
      <w:r w:rsidRPr="007F5D4D">
        <w:t xml:space="preserve">Example images showing the combination of </w:t>
      </w:r>
      <w:r>
        <w:t>A</w:t>
      </w:r>
      <w:r w:rsidRPr="007F5D4D">
        <w:t xml:space="preserve"> scan simulated</w:t>
      </w:r>
      <w:r>
        <w:t xml:space="preserve"> noise</w:t>
      </w:r>
      <w:r w:rsidRPr="007F5D4D">
        <w:t xml:space="preserve"> and simulated defect responses.</w:t>
      </w:r>
    </w:p>
    <w:p w14:paraId="7664C7F7" w14:textId="75AFBD2B" w:rsidR="001432BD" w:rsidRDefault="001432BD" w:rsidP="001432BD">
      <w:r>
        <w:t>Implementing the A scan noise profile is a fully simulated approach. However, it requires a greater level of analysis compared to the C scan level noise</w:t>
      </w:r>
      <w:r>
        <w:t xml:space="preserve"> method</w:t>
      </w:r>
      <w:r>
        <w:t xml:space="preserve"> before implementation. Furthermore, as the generation of the noise pattern is required on a per B scan level, an additional computational step is required to cover the number of B scans. This is therefore less computationally efficient than both the real noise and C scan noise implementation.  </w:t>
      </w:r>
    </w:p>
    <w:p w14:paraId="6FB50CC0" w14:textId="77777777" w:rsidR="0099719E" w:rsidRDefault="0099719E" w:rsidP="0099719E">
      <w:pPr>
        <w:pStyle w:val="Heading4"/>
      </w:pPr>
      <w:r>
        <w:t>Classification results</w:t>
      </w:r>
    </w:p>
    <w:p w14:paraId="370A5288" w14:textId="16FB0A04" w:rsidR="00721E8C" w:rsidRDefault="002531B8" w:rsidP="00721E8C">
      <w:r>
        <w:t xml:space="preserve">Training the CNN with the </w:t>
      </w:r>
      <w:r w:rsidR="001C5A52">
        <w:t>A</w:t>
      </w:r>
      <w:r>
        <w:t xml:space="preserve"> scan noise synthetic dataset </w:t>
      </w:r>
      <w:r w:rsidR="00BF2BE2">
        <w:t xml:space="preserve">and </w:t>
      </w:r>
      <w:r w:rsidR="00082297">
        <w:t>an equal</w:t>
      </w:r>
      <w:r w:rsidR="00BF2BE2">
        <w:t xml:space="preserve"> number of clean images sampled from</w:t>
      </w:r>
      <w:r w:rsidR="00BF041D">
        <w:t xml:space="preserve"> the clean train</w:t>
      </w:r>
      <w:r w:rsidR="00082297">
        <w:t>ing</w:t>
      </w:r>
      <w:r w:rsidR="00BF041D">
        <w:t xml:space="preserve"> set</w:t>
      </w:r>
      <w:r w:rsidR="00C17FFE">
        <w:t>,</w:t>
      </w:r>
      <w:r w:rsidR="00BF2BE2">
        <w:t xml:space="preserve"> </w:t>
      </w:r>
      <w:r>
        <w:t xml:space="preserve">had a significant increase in classification performance when tested on the experimental </w:t>
      </w:r>
      <w:r w:rsidR="001C5A52">
        <w:t xml:space="preserve">test </w:t>
      </w:r>
      <w:r>
        <w:t>dataset</w:t>
      </w:r>
      <w:r w:rsidR="001C5A52">
        <w:t>s</w:t>
      </w:r>
      <w:r>
        <w:t xml:space="preserve">. </w:t>
      </w:r>
      <w:r w:rsidR="00721E8C">
        <w:t>After 100 training iterations, the model gave an average accuracy of 8</w:t>
      </w:r>
      <w:r w:rsidR="00B87B01">
        <w:t>0</w:t>
      </w:r>
      <w:r w:rsidR="00721E8C">
        <w:t>.</w:t>
      </w:r>
      <w:r w:rsidR="00B87B01">
        <w:t>0</w:t>
      </w:r>
      <w:r w:rsidR="00721E8C">
        <w:t xml:space="preserve">%, with average F1, </w:t>
      </w:r>
      <w:r w:rsidR="00721E8C" w:rsidRPr="0041459A">
        <w:t>precision</w:t>
      </w:r>
      <w:r w:rsidR="00721E8C">
        <w:t xml:space="preserve"> and</w:t>
      </w:r>
      <w:r w:rsidR="00721E8C" w:rsidRPr="0041459A">
        <w:t xml:space="preserve"> recall scores of </w:t>
      </w:r>
      <w:r w:rsidR="00721E8C">
        <w:t>0.</w:t>
      </w:r>
      <w:r w:rsidR="00B87B01">
        <w:t>738</w:t>
      </w:r>
      <w:r w:rsidR="00721E8C">
        <w:t>, 0.9</w:t>
      </w:r>
      <w:r w:rsidR="00B87B01">
        <w:t>70</w:t>
      </w:r>
      <w:r w:rsidR="00721E8C" w:rsidRPr="0041459A">
        <w:t xml:space="preserve"> and </w:t>
      </w:r>
      <w:r w:rsidR="00721E8C">
        <w:t>0.</w:t>
      </w:r>
      <w:r w:rsidR="00B87B01">
        <w:t>598</w:t>
      </w:r>
      <w:r w:rsidR="00721E8C" w:rsidRPr="0041459A">
        <w:t xml:space="preserve"> respectively.</w:t>
      </w:r>
      <w:r w:rsidR="00721E8C">
        <w:t xml:space="preserve"> The average confusion matrix for the model is given in </w:t>
      </w:r>
      <w:r w:rsidR="00B87B01">
        <w:fldChar w:fldCharType="begin"/>
      </w:r>
      <w:r w:rsidR="00B87B01">
        <w:instrText xml:space="preserve"> REF _Ref115358675 \h </w:instrText>
      </w:r>
      <w:r w:rsidR="00B87B01">
        <w:fldChar w:fldCharType="separate"/>
      </w:r>
      <w:r w:rsidR="00B87B01">
        <w:t xml:space="preserve">Table </w:t>
      </w:r>
      <w:r w:rsidR="00B87B01">
        <w:rPr>
          <w:noProof/>
        </w:rPr>
        <w:t>6</w:t>
      </w:r>
      <w:r w:rsidR="00B87B01">
        <w:fldChar w:fldCharType="end"/>
      </w:r>
      <w:r w:rsidR="00B87B0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721E8C" w14:paraId="4FF33C45" w14:textId="77777777" w:rsidTr="00481348">
        <w:trPr>
          <w:jc w:val="center"/>
        </w:trPr>
        <w:tc>
          <w:tcPr>
            <w:tcW w:w="10110" w:type="dxa"/>
          </w:tcPr>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415"/>
              <w:gridCol w:w="1645"/>
              <w:gridCol w:w="1800"/>
            </w:tblGrid>
            <w:tr w:rsidR="00721E8C" w:rsidRPr="00A21731" w14:paraId="421DFEB7" w14:textId="77777777" w:rsidTr="00481348">
              <w:trPr>
                <w:trHeight w:val="320"/>
                <w:jc w:val="center"/>
              </w:trPr>
              <w:tc>
                <w:tcPr>
                  <w:tcW w:w="1415" w:type="dxa"/>
                  <w:vAlign w:val="center"/>
                </w:tcPr>
                <w:p w14:paraId="220CEA80" w14:textId="77777777" w:rsidR="00721E8C" w:rsidRPr="00BE1E34" w:rsidRDefault="00721E8C" w:rsidP="00481348">
                  <w:pPr>
                    <w:jc w:val="center"/>
                    <w:rPr>
                      <w:b/>
                      <w:bCs/>
                    </w:rPr>
                  </w:pPr>
                  <w:r w:rsidRPr="00BE1E34">
                    <w:rPr>
                      <w:b/>
                      <w:bCs/>
                    </w:rPr>
                    <w:t>True \ Predicted</w:t>
                  </w:r>
                </w:p>
              </w:tc>
              <w:tc>
                <w:tcPr>
                  <w:tcW w:w="1645" w:type="dxa"/>
                  <w:vAlign w:val="center"/>
                </w:tcPr>
                <w:p w14:paraId="648CED31" w14:textId="77777777" w:rsidR="00721E8C" w:rsidRPr="00BE1E34" w:rsidRDefault="00721E8C" w:rsidP="00481348">
                  <w:pPr>
                    <w:jc w:val="center"/>
                    <w:rPr>
                      <w:b/>
                      <w:bCs/>
                    </w:rPr>
                  </w:pPr>
                  <w:r w:rsidRPr="00BE1E34">
                    <w:rPr>
                      <w:b/>
                      <w:bCs/>
                    </w:rPr>
                    <w:t>Defect</w:t>
                  </w:r>
                </w:p>
              </w:tc>
              <w:tc>
                <w:tcPr>
                  <w:tcW w:w="1800" w:type="dxa"/>
                  <w:vAlign w:val="center"/>
                </w:tcPr>
                <w:p w14:paraId="0D744F97" w14:textId="77777777" w:rsidR="00721E8C" w:rsidRPr="00BE1E34" w:rsidRDefault="00721E8C" w:rsidP="00481348">
                  <w:pPr>
                    <w:jc w:val="center"/>
                    <w:rPr>
                      <w:b/>
                      <w:bCs/>
                    </w:rPr>
                  </w:pPr>
                  <w:r w:rsidRPr="00BE1E34">
                    <w:rPr>
                      <w:b/>
                      <w:bCs/>
                    </w:rPr>
                    <w:t>No defect</w:t>
                  </w:r>
                </w:p>
              </w:tc>
            </w:tr>
            <w:tr w:rsidR="00721E8C" w:rsidRPr="00A21731" w14:paraId="42AABEA9" w14:textId="77777777" w:rsidTr="00481348">
              <w:trPr>
                <w:trHeight w:val="320"/>
                <w:jc w:val="center"/>
              </w:trPr>
              <w:tc>
                <w:tcPr>
                  <w:tcW w:w="1415" w:type="dxa"/>
                  <w:vAlign w:val="center"/>
                </w:tcPr>
                <w:p w14:paraId="13C1886D" w14:textId="77777777" w:rsidR="00721E8C" w:rsidRPr="00BE1E34" w:rsidRDefault="00721E8C" w:rsidP="00481348">
                  <w:pPr>
                    <w:jc w:val="center"/>
                    <w:rPr>
                      <w:b/>
                      <w:bCs/>
                    </w:rPr>
                  </w:pPr>
                  <w:r w:rsidRPr="00BE1E34">
                    <w:rPr>
                      <w:b/>
                      <w:bCs/>
                    </w:rPr>
                    <w:t>Defect</w:t>
                  </w:r>
                </w:p>
              </w:tc>
              <w:tc>
                <w:tcPr>
                  <w:tcW w:w="1645" w:type="dxa"/>
                  <w:vAlign w:val="center"/>
                </w:tcPr>
                <w:p w14:paraId="029B7E31" w14:textId="77777777" w:rsidR="00721E8C" w:rsidRPr="00BE1E34" w:rsidRDefault="00721E8C" w:rsidP="00481348">
                  <w:pPr>
                    <w:jc w:val="center"/>
                  </w:pPr>
                  <w:r w:rsidRPr="00BE1E34">
                    <w:t>150</w:t>
                  </w:r>
                </w:p>
              </w:tc>
              <w:tc>
                <w:tcPr>
                  <w:tcW w:w="1800" w:type="dxa"/>
                  <w:vAlign w:val="center"/>
                </w:tcPr>
                <w:p w14:paraId="2244C0F2" w14:textId="77777777" w:rsidR="00721E8C" w:rsidRPr="00BE1E34" w:rsidRDefault="00721E8C" w:rsidP="00481348">
                  <w:pPr>
                    <w:jc w:val="center"/>
                  </w:pPr>
                  <w:r w:rsidRPr="00BE1E34">
                    <w:t>0</w:t>
                  </w:r>
                </w:p>
              </w:tc>
            </w:tr>
            <w:tr w:rsidR="00721E8C" w:rsidRPr="00A21731" w14:paraId="33730C62" w14:textId="77777777" w:rsidTr="00481348">
              <w:trPr>
                <w:trHeight w:val="320"/>
                <w:jc w:val="center"/>
              </w:trPr>
              <w:tc>
                <w:tcPr>
                  <w:tcW w:w="1415" w:type="dxa"/>
                  <w:vAlign w:val="center"/>
                </w:tcPr>
                <w:p w14:paraId="2B613376" w14:textId="77777777" w:rsidR="00721E8C" w:rsidRPr="00BE1E34" w:rsidRDefault="00721E8C" w:rsidP="00481348">
                  <w:pPr>
                    <w:jc w:val="center"/>
                    <w:rPr>
                      <w:b/>
                      <w:bCs/>
                    </w:rPr>
                  </w:pPr>
                  <w:r w:rsidRPr="00BE1E34">
                    <w:rPr>
                      <w:b/>
                      <w:bCs/>
                    </w:rPr>
                    <w:t>No defect</w:t>
                  </w:r>
                </w:p>
              </w:tc>
              <w:tc>
                <w:tcPr>
                  <w:tcW w:w="1645" w:type="dxa"/>
                  <w:vAlign w:val="center"/>
                </w:tcPr>
                <w:p w14:paraId="4AFFF615" w14:textId="3D4E2DCE" w:rsidR="00B87B01" w:rsidRPr="00BE1E34" w:rsidRDefault="00B87B01" w:rsidP="00B87B01">
                  <w:pPr>
                    <w:jc w:val="center"/>
                  </w:pPr>
                  <w:r>
                    <w:t>59.48</w:t>
                  </w:r>
                </w:p>
              </w:tc>
              <w:tc>
                <w:tcPr>
                  <w:tcW w:w="1800" w:type="dxa"/>
                  <w:vAlign w:val="center"/>
                </w:tcPr>
                <w:p w14:paraId="589050A7" w14:textId="11253DF1" w:rsidR="00721E8C" w:rsidRPr="00BE1E34" w:rsidRDefault="0059184C" w:rsidP="00481348">
                  <w:pPr>
                    <w:jc w:val="center"/>
                  </w:pPr>
                  <w:r>
                    <w:t>88.52</w:t>
                  </w:r>
                </w:p>
              </w:tc>
            </w:tr>
          </w:tbl>
          <w:p w14:paraId="5FAECCCA" w14:textId="77777777" w:rsidR="00721E8C" w:rsidRDefault="00721E8C" w:rsidP="00721E8C">
            <w:pPr>
              <w:keepNext/>
            </w:pPr>
          </w:p>
        </w:tc>
      </w:tr>
    </w:tbl>
    <w:p w14:paraId="57D06F6B" w14:textId="275F701E" w:rsidR="00721E8C" w:rsidRPr="00721E8C" w:rsidRDefault="00721E8C" w:rsidP="00721E8C">
      <w:pPr>
        <w:pStyle w:val="Caption"/>
      </w:pPr>
      <w:bookmarkStart w:id="45" w:name="_Ref115358675"/>
      <w:r>
        <w:lastRenderedPageBreak/>
        <w:t xml:space="preserve">Table </w:t>
      </w:r>
      <w:fldSimple w:instr=" SEQ Table \* ARABIC ">
        <w:r w:rsidR="002C159B">
          <w:rPr>
            <w:noProof/>
          </w:rPr>
          <w:t>9</w:t>
        </w:r>
      </w:fldSimple>
      <w:bookmarkEnd w:id="45"/>
      <w:r>
        <w:t xml:space="preserve">: </w:t>
      </w:r>
      <w:r w:rsidRPr="00721E8C">
        <w:t xml:space="preserve">Average confusion matrix for CNN trained on simulated </w:t>
      </w:r>
      <w:r>
        <w:t>A</w:t>
      </w:r>
      <w:r w:rsidRPr="00721E8C">
        <w:t xml:space="preserve"> scan noise data.</w:t>
      </w:r>
    </w:p>
    <w:p w14:paraId="00B4E6E3" w14:textId="77777777" w:rsidR="00721E8C" w:rsidRDefault="00721E8C" w:rsidP="0099719E"/>
    <w:p w14:paraId="314FD2FE" w14:textId="53616E56" w:rsidR="003A57A6" w:rsidRPr="00A86984" w:rsidRDefault="003A57A6" w:rsidP="003A57A6">
      <w:pPr>
        <w:pStyle w:val="Heading1"/>
      </w:pPr>
      <w:bookmarkStart w:id="46" w:name="_Toc114152581"/>
      <w:r w:rsidRPr="00A86984">
        <w:t>Discussion and comparison</w:t>
      </w:r>
      <w:bookmarkEnd w:id="46"/>
    </w:p>
    <w:p w14:paraId="5E5E1876" w14:textId="63671664" w:rsidR="003A57A6" w:rsidRDefault="003A57A6" w:rsidP="003A57A6">
      <w:pPr>
        <w:pStyle w:val="Heading2"/>
      </w:pPr>
      <w:bookmarkStart w:id="47" w:name="_Toc114152582"/>
      <w:r w:rsidRPr="00A86984">
        <w:t>Comparison of</w:t>
      </w:r>
      <w:bookmarkEnd w:id="47"/>
      <w:r w:rsidR="00643A4E">
        <w:t xml:space="preserve"> results</w:t>
      </w:r>
    </w:p>
    <w:p w14:paraId="58B19AFE" w14:textId="1AB5E89E" w:rsidR="007D45B6" w:rsidRDefault="00AB36BB" w:rsidP="00743CEF">
      <w:r>
        <w:fldChar w:fldCharType="begin"/>
      </w:r>
      <w:r>
        <w:instrText xml:space="preserve"> REF _Ref113985128 \h </w:instrText>
      </w:r>
      <w:r>
        <w:fldChar w:fldCharType="separate"/>
      </w:r>
      <w:r w:rsidR="001942E5">
        <w:t xml:space="preserve">Figure </w:t>
      </w:r>
      <w:r w:rsidR="001942E5">
        <w:rPr>
          <w:noProof/>
        </w:rPr>
        <w:t>17</w:t>
      </w:r>
      <w:r>
        <w:fldChar w:fldCharType="end"/>
      </w:r>
      <w:r>
        <w:t xml:space="preserve"> shows </w:t>
      </w:r>
      <w:r w:rsidR="002F7BDC">
        <w:t>examples of images produced by</w:t>
      </w:r>
      <w:r>
        <w:t xml:space="preserve"> the different synthetic data generatio</w:t>
      </w:r>
      <w:r w:rsidR="005D41D2">
        <w:t xml:space="preserve">n methods. </w:t>
      </w:r>
      <w:r w:rsidR="007D45B6">
        <w:t xml:space="preserve">The classification results are summarized in </w:t>
      </w:r>
      <w:r w:rsidR="007D45B6">
        <w:fldChar w:fldCharType="begin"/>
      </w:r>
      <w:r w:rsidR="007D45B6">
        <w:instrText xml:space="preserve"> REF _Ref113985293 \h </w:instrText>
      </w:r>
      <w:r w:rsidR="007D45B6">
        <w:fldChar w:fldCharType="separate"/>
      </w:r>
      <w:r w:rsidR="007D45B6">
        <w:t xml:space="preserve">Figure </w:t>
      </w:r>
      <w:r w:rsidR="007D45B6">
        <w:rPr>
          <w:noProof/>
        </w:rPr>
        <w:t>18</w:t>
      </w:r>
      <w:r w:rsidR="007D45B6">
        <w:fldChar w:fldCharType="end"/>
      </w:r>
      <w:r w:rsidR="007D45B6">
        <w:t>, which shows the mean accuracy and F1 score for each dataset investigated.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7"/>
        <w:gridCol w:w="2528"/>
        <w:gridCol w:w="2527"/>
        <w:gridCol w:w="2528"/>
      </w:tblGrid>
      <w:tr w:rsidR="006B6A7A" w14:paraId="159E6617" w14:textId="77777777" w:rsidTr="00071C57">
        <w:tc>
          <w:tcPr>
            <w:tcW w:w="2527" w:type="dxa"/>
          </w:tcPr>
          <w:p w14:paraId="11E2445E" w14:textId="20B388CF" w:rsidR="006B6A7A" w:rsidRDefault="006B6A7A" w:rsidP="006B6A7A">
            <w:pPr>
              <w:jc w:val="center"/>
            </w:pPr>
            <w:r w:rsidRPr="000A7029">
              <w:rPr>
                <w:noProof/>
              </w:rPr>
              <w:drawing>
                <wp:inline distT="0" distB="0" distL="0" distR="0" wp14:anchorId="22942F23" wp14:editId="10871F2D">
                  <wp:extent cx="1573333" cy="1584000"/>
                  <wp:effectExtent l="0" t="0" r="8255" b="0"/>
                  <wp:docPr id="8" name="Picture 18">
                    <a:extLst xmlns:a="http://schemas.openxmlformats.org/drawingml/2006/main">
                      <a:ext uri="{FF2B5EF4-FFF2-40B4-BE49-F238E27FC236}">
                        <a16:creationId xmlns:a16="http://schemas.microsoft.com/office/drawing/2014/main" id="{994D4809-20B3-D7E2-9B06-E3AE4711A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94D4809-20B3-D7E2-9B06-E3AE4711AB2C}"/>
                              </a:ext>
                            </a:extLst>
                          </pic:cNvPr>
                          <pic:cNvPicPr>
                            <a:picLocks noChangeAspect="1"/>
                          </pic:cNvPicPr>
                        </pic:nvPicPr>
                        <pic:blipFill>
                          <a:blip r:embed="rId29"/>
                          <a:stretch>
                            <a:fillRect/>
                          </a:stretch>
                        </pic:blipFill>
                        <pic:spPr>
                          <a:xfrm>
                            <a:off x="0" y="0"/>
                            <a:ext cx="1573333" cy="1584000"/>
                          </a:xfrm>
                          <a:prstGeom prst="rect">
                            <a:avLst/>
                          </a:prstGeom>
                        </pic:spPr>
                      </pic:pic>
                    </a:graphicData>
                  </a:graphic>
                </wp:inline>
              </w:drawing>
            </w:r>
          </w:p>
        </w:tc>
        <w:tc>
          <w:tcPr>
            <w:tcW w:w="2528" w:type="dxa"/>
          </w:tcPr>
          <w:p w14:paraId="306597A0" w14:textId="52175258" w:rsidR="006B6A7A" w:rsidRDefault="006B6A7A" w:rsidP="006B6A7A">
            <w:pPr>
              <w:jc w:val="center"/>
            </w:pPr>
            <w:r>
              <w:rPr>
                <w:noProof/>
              </w:rPr>
              <w:drawing>
                <wp:inline distT="0" distB="0" distL="0" distR="0" wp14:anchorId="63BED9F3" wp14:editId="2BBC3345">
                  <wp:extent cx="1565303" cy="1584000"/>
                  <wp:effectExtent l="0" t="0" r="0" b="0"/>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square&#10;&#10;Description automatically generated"/>
                          <pic:cNvPicPr/>
                        </pic:nvPicPr>
                        <pic:blipFill rotWithShape="1">
                          <a:blip r:embed="rId30"/>
                          <a:srcRect l="70084" t="47694" r="1851" b="2995"/>
                          <a:stretch/>
                        </pic:blipFill>
                        <pic:spPr bwMode="auto">
                          <a:xfrm>
                            <a:off x="0" y="0"/>
                            <a:ext cx="1565303"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2527" w:type="dxa"/>
          </w:tcPr>
          <w:p w14:paraId="4476A7EC" w14:textId="6677F65B" w:rsidR="006B6A7A" w:rsidRDefault="006B6A7A" w:rsidP="006B6A7A">
            <w:pPr>
              <w:jc w:val="center"/>
            </w:pPr>
            <w:r>
              <w:rPr>
                <w:noProof/>
              </w:rPr>
              <w:drawing>
                <wp:inline distT="0" distB="0" distL="0" distR="0" wp14:anchorId="2332E790" wp14:editId="72EA455E">
                  <wp:extent cx="1582125" cy="1584000"/>
                  <wp:effectExtent l="0" t="0" r="0" b="0"/>
                  <wp:docPr id="5" name="Picture 5"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quare&#10;&#10;Description automatically generated"/>
                          <pic:cNvPicPr/>
                        </pic:nvPicPr>
                        <pic:blipFill rotWithShape="1">
                          <a:blip r:embed="rId32"/>
                          <a:srcRect l="70191" t="47967" r="1809" b="3359"/>
                          <a:stretch/>
                        </pic:blipFill>
                        <pic:spPr bwMode="auto">
                          <a:xfrm>
                            <a:off x="0" y="0"/>
                            <a:ext cx="1582125"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2528" w:type="dxa"/>
          </w:tcPr>
          <w:p w14:paraId="1714D790" w14:textId="06722ED0" w:rsidR="006B6A7A" w:rsidRDefault="006B6A7A" w:rsidP="006B6A7A">
            <w:pPr>
              <w:jc w:val="center"/>
            </w:pPr>
            <w:r>
              <w:rPr>
                <w:noProof/>
              </w:rPr>
              <w:drawing>
                <wp:inline distT="0" distB="0" distL="0" distR="0" wp14:anchorId="657AA8AB" wp14:editId="2DA5906C">
                  <wp:extent cx="1592812" cy="1584000"/>
                  <wp:effectExtent l="0" t="0" r="762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rotWithShape="1">
                          <a:blip r:embed="rId42"/>
                          <a:srcRect l="11476" t="4132" r="2665" b="10484"/>
                          <a:stretch/>
                        </pic:blipFill>
                        <pic:spPr bwMode="auto">
                          <a:xfrm>
                            <a:off x="0" y="0"/>
                            <a:ext cx="1592812" cy="1584000"/>
                          </a:xfrm>
                          <a:prstGeom prst="rect">
                            <a:avLst/>
                          </a:prstGeom>
                          <a:ln>
                            <a:noFill/>
                          </a:ln>
                          <a:extLst>
                            <a:ext uri="{53640926-AAD7-44D8-BBD7-CCE9431645EC}">
                              <a14:shadowObscured xmlns:a14="http://schemas.microsoft.com/office/drawing/2010/main"/>
                            </a:ext>
                          </a:extLst>
                        </pic:spPr>
                      </pic:pic>
                    </a:graphicData>
                  </a:graphic>
                </wp:inline>
              </w:drawing>
            </w:r>
          </w:p>
        </w:tc>
      </w:tr>
      <w:tr w:rsidR="00447342" w14:paraId="00AFABCA" w14:textId="77777777" w:rsidTr="00071C57">
        <w:tc>
          <w:tcPr>
            <w:tcW w:w="2527" w:type="dxa"/>
          </w:tcPr>
          <w:p w14:paraId="78BF2B5C" w14:textId="6DF6BE08" w:rsidR="00447342" w:rsidRDefault="00447342" w:rsidP="00447342">
            <w:pPr>
              <w:jc w:val="center"/>
            </w:pPr>
            <w:r>
              <w:rPr>
                <w:b/>
                <w:bCs/>
              </w:rPr>
              <w:t xml:space="preserve">GAN </w:t>
            </w:r>
            <w:r w:rsidR="00071C57">
              <w:rPr>
                <w:b/>
                <w:bCs/>
              </w:rPr>
              <w:t>generated</w:t>
            </w:r>
          </w:p>
        </w:tc>
        <w:tc>
          <w:tcPr>
            <w:tcW w:w="2528" w:type="dxa"/>
          </w:tcPr>
          <w:p w14:paraId="58EF72AA" w14:textId="3653A876" w:rsidR="00447342" w:rsidRDefault="00447342" w:rsidP="00447342">
            <w:pPr>
              <w:jc w:val="center"/>
            </w:pPr>
            <w:r>
              <w:rPr>
                <w:b/>
                <w:bCs/>
              </w:rPr>
              <w:t xml:space="preserve">Real </w:t>
            </w:r>
            <w:r w:rsidRPr="00447342">
              <w:rPr>
                <w:b/>
                <w:bCs/>
              </w:rPr>
              <w:t xml:space="preserve">noise </w:t>
            </w:r>
          </w:p>
        </w:tc>
        <w:tc>
          <w:tcPr>
            <w:tcW w:w="2527" w:type="dxa"/>
          </w:tcPr>
          <w:p w14:paraId="750EC28A" w14:textId="34D76406" w:rsidR="00447342" w:rsidRDefault="00447342" w:rsidP="00447342">
            <w:pPr>
              <w:jc w:val="center"/>
            </w:pPr>
            <w:r>
              <w:rPr>
                <w:b/>
                <w:bCs/>
              </w:rPr>
              <w:t>C</w:t>
            </w:r>
            <w:r w:rsidRPr="00447342">
              <w:rPr>
                <w:b/>
                <w:bCs/>
              </w:rPr>
              <w:t xml:space="preserve"> scan simulated noise </w:t>
            </w:r>
          </w:p>
        </w:tc>
        <w:tc>
          <w:tcPr>
            <w:tcW w:w="2528" w:type="dxa"/>
          </w:tcPr>
          <w:p w14:paraId="524A1FB8" w14:textId="367652D2" w:rsidR="00447342" w:rsidRPr="00447342" w:rsidRDefault="00447342" w:rsidP="00D16E9B">
            <w:pPr>
              <w:keepNext/>
              <w:jc w:val="center"/>
              <w:rPr>
                <w:b/>
                <w:bCs/>
              </w:rPr>
            </w:pPr>
            <w:r w:rsidRPr="00447342">
              <w:rPr>
                <w:b/>
                <w:bCs/>
              </w:rPr>
              <w:t xml:space="preserve">A scan simulated noise </w:t>
            </w:r>
          </w:p>
        </w:tc>
      </w:tr>
    </w:tbl>
    <w:p w14:paraId="2337A1E7" w14:textId="0A2AD002" w:rsidR="006B6A7A" w:rsidRDefault="00D16E9B" w:rsidP="00D16E9B">
      <w:pPr>
        <w:pStyle w:val="Caption"/>
      </w:pPr>
      <w:bookmarkStart w:id="48" w:name="_Ref113985128"/>
      <w:r>
        <w:t xml:space="preserve">Figure </w:t>
      </w:r>
      <w:fldSimple w:instr=" SEQ Figure \* ARABIC ">
        <w:r w:rsidR="00583A08">
          <w:rPr>
            <w:noProof/>
          </w:rPr>
          <w:t>17</w:t>
        </w:r>
      </w:fldSimple>
      <w:bookmarkEnd w:id="48"/>
      <w:r>
        <w:t xml:space="preserve">: Comparison of </w:t>
      </w:r>
      <w:r w:rsidR="00E601D0">
        <w:t>different synthetic data image</w:t>
      </w:r>
      <w:r w:rsidR="00E601D0" w:rsidRPr="00E601D0">
        <w:t xml:space="preserve"> </w:t>
      </w:r>
      <w:r w:rsidR="00E601D0">
        <w:t>examples.</w:t>
      </w:r>
    </w:p>
    <w:p w14:paraId="4FD1F523" w14:textId="5B01CB00" w:rsidR="002623CB" w:rsidRDefault="002623CB" w:rsidP="002623C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5D6248" w14:paraId="012A8307" w14:textId="77777777" w:rsidTr="00F865ED">
        <w:tc>
          <w:tcPr>
            <w:tcW w:w="10110" w:type="dxa"/>
          </w:tcPr>
          <w:p w14:paraId="24919C6B" w14:textId="1467A270" w:rsidR="005D6248" w:rsidRDefault="00F865ED" w:rsidP="00F865ED">
            <w:pPr>
              <w:keepNext/>
              <w:jc w:val="center"/>
            </w:pPr>
            <w:commentRangeStart w:id="49"/>
            <w:r w:rsidRPr="00F865ED">
              <w:rPr>
                <w:noProof/>
              </w:rPr>
              <w:drawing>
                <wp:inline distT="0" distB="0" distL="0" distR="0" wp14:anchorId="66CF539D" wp14:editId="1CDF7D76">
                  <wp:extent cx="4910323" cy="3762937"/>
                  <wp:effectExtent l="0" t="0" r="0" b="0"/>
                  <wp:docPr id="1030" name="Picture 6">
                    <a:extLst xmlns:a="http://schemas.openxmlformats.org/drawingml/2006/main">
                      <a:ext uri="{FF2B5EF4-FFF2-40B4-BE49-F238E27FC236}">
                        <a16:creationId xmlns:a16="http://schemas.microsoft.com/office/drawing/2014/main" id="{AF926122-B87B-A507-9692-C9BBECA1E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AF926122-B87B-A507-9692-C9BBECA1ED2E}"/>
                              </a:ext>
                            </a:extLst>
                          </pic:cNvPr>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910323" cy="3762937"/>
                          </a:xfrm>
                          <a:prstGeom prst="rect">
                            <a:avLst/>
                          </a:prstGeom>
                          <a:noFill/>
                        </pic:spPr>
                      </pic:pic>
                    </a:graphicData>
                  </a:graphic>
                </wp:inline>
              </w:drawing>
            </w:r>
            <w:commentRangeEnd w:id="49"/>
            <w:r>
              <w:rPr>
                <w:rStyle w:val="CommentReference"/>
              </w:rPr>
              <w:commentReference w:id="49"/>
            </w:r>
          </w:p>
        </w:tc>
      </w:tr>
    </w:tbl>
    <w:p w14:paraId="3D7727CD" w14:textId="6B18D10E" w:rsidR="005D6248" w:rsidRDefault="00F865ED" w:rsidP="00F865ED">
      <w:pPr>
        <w:pStyle w:val="Caption"/>
      </w:pPr>
      <w:bookmarkStart w:id="50" w:name="_Ref113985293"/>
      <w:bookmarkStart w:id="51" w:name="_Ref115427002"/>
      <w:r>
        <w:t xml:space="preserve">Figure </w:t>
      </w:r>
      <w:fldSimple w:instr=" SEQ Figure \* ARABIC ">
        <w:r w:rsidR="00583A08">
          <w:rPr>
            <w:noProof/>
          </w:rPr>
          <w:t>18</w:t>
        </w:r>
      </w:fldSimple>
      <w:bookmarkEnd w:id="50"/>
      <w:r>
        <w:t>: Comparison of classification results for each dataset.</w:t>
      </w:r>
      <w:bookmarkEnd w:id="51"/>
    </w:p>
    <w:p w14:paraId="5A21D124" w14:textId="54DB6E28" w:rsidR="004538C6" w:rsidRPr="003F27AE" w:rsidRDefault="00F24E40" w:rsidP="004538C6">
      <w:pPr>
        <w:pStyle w:val="Heading2"/>
      </w:pPr>
      <w:bookmarkStart w:id="52" w:name="_Toc114152583"/>
      <w:r w:rsidRPr="003F27AE">
        <w:t xml:space="preserve">Model interpretability with </w:t>
      </w:r>
      <w:r w:rsidR="004538C6" w:rsidRPr="003F27AE">
        <w:t>Grad-CAM</w:t>
      </w:r>
      <w:bookmarkEnd w:id="52"/>
    </w:p>
    <w:p w14:paraId="0F31EEC3" w14:textId="0BD84613" w:rsidR="00AA4643" w:rsidRDefault="009546ED" w:rsidP="00AA4643">
      <w:r>
        <w:t xml:space="preserve">A key </w:t>
      </w:r>
      <w:r w:rsidR="009E0E3F">
        <w:t>barrier to</w:t>
      </w:r>
      <w:r>
        <w:t xml:space="preserve"> the uptake of Machine Learning in NDT is a lack of model interpretability</w:t>
      </w:r>
      <w:r w:rsidR="00210A52">
        <w:t xml:space="preserve"> </w:t>
      </w:r>
      <w:r w:rsidR="00210A52">
        <w:fldChar w:fldCharType="begin"/>
      </w:r>
      <w:r w:rsidR="00210A52">
        <w:instrText xml:space="preserve"> ADDIN ZOTERO_ITEM CSL_CITATION {"citationID":"nyhiYPQq","properties":{"formattedCitation":"[18]","plainCitation":"[18]","noteIndex":0},"citationItems":[{"id":334,"uris":["http://zotero.org/users/8542405/items/HZILYDCB"],"itemData":{"id":334,"type":"article-journal","abstract":"The analysis of ultrasonic NDE data has traditionally been addressed by a trained operator manually interpreting data with the support of rudimentary automation tools. Recently, many demonstrations of deep learning (DL) techniques that address individual NDE tasks (data acquisition, data pre-processing, defect detection, and defect characterisation) have started to emerge in the research community. These methods have the potential to offer high flexibility, efficiency, and accuracy subject to the availability of sufficient training data; moreover, they enable the automation of complex processes that span one or more NDE steps (e.g. detection, characterisation, and sizing). There is, however, a lack of consensus on the direction and requirements that these new methods should follow. These elements are critical to help achieve full artificial intelligence driven automation of ultrasonic NDE so that the research community, industry, and regulatory bodies embrace them. This paper reviews the state-of-the-art of autonomous ultrasonic NDE enabled by DL methodologies. The review is organised by the NDE tasks that are addressed by means of DL approaches. Key remaining challenges for each task are noted. Basic axiomatic principles for DL methods in NDE are identified based on the literature review, relevant international regulations, and current industrial needs. By placing DL methods in the context of general NDE automation levels, this paper aims to provide a roadmap for future research and development in the area.","container-title":"arXiv:2112.06650 [eess]","note":"arXiv: 2112.06650","source":"arXiv.org","title":"Deep learning in automated ultrasonic NDE -- developments, axioms and opportunities","URL":"http://arxiv.org/abs/2112.06650","author":[{"family":"Cantero-Chinchilla","given":"Sergio"},{"family":"Wilcox","given":"Paul D."},{"family":"Croxford","given":"Anthony J."}],"accessed":{"date-parts":[["2022",1,12]]},"issued":{"date-parts":[["2021",12,7]]}}}],"schema":"https://github.com/citation-style-language/schema/raw/master/csl-citation.json"} </w:instrText>
      </w:r>
      <w:r w:rsidR="00210A52">
        <w:fldChar w:fldCharType="separate"/>
      </w:r>
      <w:r w:rsidR="00210A52" w:rsidRPr="00210A52">
        <w:rPr>
          <w:rFonts w:ascii="Calibri" w:hAnsi="Calibri" w:cs="Calibri"/>
        </w:rPr>
        <w:t>[18]</w:t>
      </w:r>
      <w:r w:rsidR="00210A52">
        <w:fldChar w:fldCharType="end"/>
      </w:r>
      <w:r w:rsidR="009E0E3F">
        <w:t xml:space="preserve">. The use of synthetic data </w:t>
      </w:r>
      <w:r w:rsidR="00210A52">
        <w:t>has the p</w:t>
      </w:r>
      <w:r w:rsidR="009E0E3F">
        <w:t xml:space="preserve">otential </w:t>
      </w:r>
      <w:r w:rsidR="00210A52">
        <w:t xml:space="preserve">to further mystify this process. </w:t>
      </w:r>
      <w:r w:rsidR="003A2EDA">
        <w:t xml:space="preserve">To help combat this we implemented </w:t>
      </w:r>
      <w:r w:rsidR="00906697">
        <w:t xml:space="preserve">Guided </w:t>
      </w:r>
      <w:r w:rsidR="006C093E" w:rsidRPr="006C093E">
        <w:t>Gradient-weighted Class Activation Mapping</w:t>
      </w:r>
      <w:r w:rsidR="006C093E">
        <w:t xml:space="preserve"> (</w:t>
      </w:r>
      <w:r w:rsidR="00906697">
        <w:t xml:space="preserve">Guided </w:t>
      </w:r>
      <w:r w:rsidR="003A2EDA">
        <w:t>Grad-CAM</w:t>
      </w:r>
      <w:r w:rsidR="006C093E">
        <w:t>)</w:t>
      </w:r>
      <w:r w:rsidR="003A2EDA">
        <w:t xml:space="preserve"> for </w:t>
      </w:r>
      <w:r w:rsidR="008963F0">
        <w:t xml:space="preserve">a randomly selected model trained from each dataset, evaluated on experimental data. </w:t>
      </w:r>
      <w:r w:rsidR="00906697">
        <w:t xml:space="preserve">Guided </w:t>
      </w:r>
      <w:r w:rsidR="000A3679">
        <w:t xml:space="preserve">Grad-CAM is a </w:t>
      </w:r>
      <w:r w:rsidR="006C093E" w:rsidRPr="006C093E">
        <w:t>technique for producing ‘visual explanations’</w:t>
      </w:r>
      <w:r w:rsidR="006C093E">
        <w:t xml:space="preserve"> of CNNs with the goal of making them more </w:t>
      </w:r>
      <w:r w:rsidR="00E37F1C">
        <w:t>transparent and explainable</w:t>
      </w:r>
      <w:r w:rsidR="00F43D36">
        <w:t xml:space="preserve"> </w:t>
      </w:r>
      <w:r w:rsidR="00F43D36">
        <w:fldChar w:fldCharType="begin"/>
      </w:r>
      <w:r w:rsidR="00206309">
        <w:instrText xml:space="preserve"> ADDIN ZOTERO_ITEM CSL_CITATION {"citationID":"7iSwemF2","properties":{"formattedCitation":"[33]","plainCitation":"[33]","noteIndex":0},"citationItems":[{"id":550,"uris":["http://zotero.org/users/8542405/items/2RVRA9BY"],"itemData":{"id":550,"type":"article-journal","abstract":"We propose a technique for producing \"visual explanations\" for decisions from a large class of CNN-based models, making them more transparent. Our approach - Gradient-weighted Class Activation Mapping (Grad-CAM), uses the gradients of any target concept, flowing into the final convolutional layer to produce a coarse localization map highlighting important regions in the image for predicting the concept. Grad-CAM is applicable to a wide variety of CNN model-families: (1) CNNs with fully-connected layers, (2) CNNs used for structured outputs, (3) CNNs used in tasks with multimodal inputs or reinforcement learning, without any architectural changes or re-training. We combine Grad-CAM with fine-grained visualizations to create a high-resolution class-discriminative visualization and apply it to off-the-shelf image classification, captioning, and visual question answering (VQA) models, including ResNet-based architectures. In the context of image classification models, our visualizations (a) lend insights into their failure modes, (b) are robust to adversarial images, (c) outperform previous methods on localization, (d) are more faithful to the underlying model and (e) help achieve generalization by identifying dataset bias. For captioning and VQA, we show that even non-attention based models can localize inputs. We devise a way to identify important neurons through Grad-CAM and combine it with neuron names to provide textual explanations for model decisions. Finally, we design and conduct human studies to measure if Grad-CAM helps users establish appropriate trust in predictions from models and show that Grad-CAM helps untrained users successfully discern a 'stronger' nodel from a 'weaker' one even when both make identical predictions. Our code is available at https://github.com/ramprs/grad-cam/, along with a demo at http://gradcam.cloudcv.org, and a video at youtu.be/COjUB9Izk6E.","container-title":"International Journal of Computer Vision","DOI":"10.1007/s11263-019-01228-7","ISSN":"0920-5691, 1573-1405","issue":"2","journalAbbreviation":"Int J Comput Vis","note":"arXiv:1610.02391 [cs]","page":"336-359","source":"arXiv.org","title":"Grad-CAM: Visual Explanations from Deep Networks via Gradient-based Localization","title-short":"Grad-CAM","volume":"128","author":[{"family":"Selvaraju","given":"Ramprasaath R."},{"family":"Cogswell","given":"Michael"},{"family":"Das","given":"Abhishek"},{"family":"Vedantam","given":"Ramakrishna"},{"family":"Parikh","given":"Devi"},{"family":"Batra","given":"Dhruv"}],"issued":{"date-parts":[["2020",2]]}}}],"schema":"https://github.com/citation-style-language/schema/raw/master/csl-citation.json"} </w:instrText>
      </w:r>
      <w:r w:rsidR="00F43D36">
        <w:fldChar w:fldCharType="separate"/>
      </w:r>
      <w:r w:rsidR="00206309" w:rsidRPr="00206309">
        <w:rPr>
          <w:rFonts w:ascii="Calibri" w:hAnsi="Calibri" w:cs="Calibri"/>
        </w:rPr>
        <w:t>[33]</w:t>
      </w:r>
      <w:r w:rsidR="00F43D36">
        <w:fldChar w:fldCharType="end"/>
      </w:r>
      <w:r w:rsidR="00E37F1C">
        <w:t>.</w:t>
      </w:r>
      <w:r w:rsidR="00F43D36">
        <w:t xml:space="preserve"> </w:t>
      </w:r>
      <w:r w:rsidR="00906697">
        <w:t xml:space="preserve">Guided </w:t>
      </w:r>
      <w:r w:rsidR="00F43D36">
        <w:t>Grad-CAM gives a</w:t>
      </w:r>
      <w:r w:rsidR="008F5CDB">
        <w:t xml:space="preserve">n indication of </w:t>
      </w:r>
      <w:r w:rsidR="009B5E8B">
        <w:t xml:space="preserve">how the model interprets the data and has been shown to </w:t>
      </w:r>
      <w:r w:rsidR="009B5E8B" w:rsidRPr="009B5E8B">
        <w:t xml:space="preserve">help users place </w:t>
      </w:r>
      <w:r w:rsidR="003B49D5">
        <w:t xml:space="preserve">greater </w:t>
      </w:r>
      <w:r w:rsidR="009B5E8B" w:rsidRPr="009B5E8B">
        <w:t xml:space="preserve">trust in </w:t>
      </w:r>
      <w:r w:rsidR="009B5E8B" w:rsidRPr="009B5E8B">
        <w:lastRenderedPageBreak/>
        <w:t>a model</w:t>
      </w:r>
      <w:r w:rsidR="009B5E8B">
        <w:t>.</w:t>
      </w:r>
      <w:r w:rsidR="00AA4643">
        <w:t xml:space="preserve"> The goal here is to help visualize if the models trained on synthetic data are using similar features for prediction compared to experimental data.</w:t>
      </w:r>
      <w:r w:rsidR="005A4124">
        <w:t xml:space="preserve"> </w:t>
      </w:r>
      <w:r w:rsidR="003A092A">
        <w:fldChar w:fldCharType="begin"/>
      </w:r>
      <w:r w:rsidR="003A092A">
        <w:instrText xml:space="preserve"> REF _Ref114041759 \h </w:instrText>
      </w:r>
      <w:r w:rsidR="003A092A">
        <w:fldChar w:fldCharType="separate"/>
      </w:r>
      <w:r w:rsidR="00FB3E63">
        <w:t xml:space="preserve">Figure </w:t>
      </w:r>
      <w:r w:rsidR="00FB3E63">
        <w:rPr>
          <w:noProof/>
        </w:rPr>
        <w:t>16</w:t>
      </w:r>
      <w:r w:rsidR="003A092A">
        <w:fldChar w:fldCharType="end"/>
      </w:r>
      <w:r w:rsidR="003A092A">
        <w:t xml:space="preserve"> </w:t>
      </w:r>
      <w:r w:rsidR="00AE11BF">
        <w:t xml:space="preserve">shows </w:t>
      </w:r>
      <w:r w:rsidR="00E7782F">
        <w:t xml:space="preserve">the defective experimental test image, and both the associated </w:t>
      </w:r>
      <w:r w:rsidR="00772A7A">
        <w:t xml:space="preserve">Guided </w:t>
      </w:r>
      <w:r w:rsidR="00AE11BF">
        <w:t>Grad-CAM image</w:t>
      </w:r>
      <w:r w:rsidR="00740DCC">
        <w:t>,</w:t>
      </w:r>
      <w:r w:rsidR="00AE11BF">
        <w:t xml:space="preserve"> and a mixed image</w:t>
      </w:r>
      <w:r w:rsidR="001E6BC0">
        <w:t xml:space="preserve"> which combines the </w:t>
      </w:r>
      <w:r w:rsidR="0081016B">
        <w:t xml:space="preserve">Guided </w:t>
      </w:r>
      <w:r w:rsidR="001E6BC0">
        <w:t xml:space="preserve">Grad-CAM and </w:t>
      </w:r>
      <w:r w:rsidR="00AE11BF">
        <w:t xml:space="preserve">the </w:t>
      </w:r>
      <w:r w:rsidR="00AB3EA5">
        <w:t>input image</w:t>
      </w:r>
      <w:r w:rsidR="001E6BC0">
        <w:t xml:space="preserve"> </w:t>
      </w:r>
      <w:r w:rsidR="00A94E8E">
        <w:t>with a respective weighting of 1.5</w:t>
      </w:r>
      <w:r w:rsidR="00AB3EA5">
        <w:t xml:space="preserve">. </w:t>
      </w:r>
      <w:r w:rsidR="00AE11B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AA4643" w14:paraId="5F60326D" w14:textId="77777777" w:rsidTr="00E37F1A">
        <w:tc>
          <w:tcPr>
            <w:tcW w:w="10110" w:type="dxa"/>
          </w:tcPr>
          <w:p w14:paraId="37269CF5" w14:textId="3C6555F1" w:rsidR="00AA4643" w:rsidRPr="0093601B" w:rsidRDefault="0093601B" w:rsidP="0093601B">
            <w:pPr>
              <w:jc w:val="center"/>
              <w:rPr>
                <w:b/>
                <w:bCs/>
              </w:rPr>
            </w:pPr>
            <w:r w:rsidRPr="0093601B">
              <w:rPr>
                <w:b/>
                <w:bCs/>
                <w:noProof/>
              </w:rPr>
              <w:drawing>
                <wp:inline distT="0" distB="0" distL="0" distR="0" wp14:anchorId="169EC489" wp14:editId="63E68845">
                  <wp:extent cx="3774439" cy="1224142"/>
                  <wp:effectExtent l="0" t="0" r="0" b="0"/>
                  <wp:docPr id="9" name="Picture 19">
                    <a:extLst xmlns:a="http://schemas.openxmlformats.org/drawingml/2006/main">
                      <a:ext uri="{FF2B5EF4-FFF2-40B4-BE49-F238E27FC236}">
                        <a16:creationId xmlns:a16="http://schemas.microsoft.com/office/drawing/2014/main" id="{2DD92419-594B-7C9A-DC68-5442075F42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DD92419-594B-7C9A-DC68-5442075F4204}"/>
                              </a:ext>
                            </a:extLst>
                          </pic:cNvPr>
                          <pic:cNvPicPr>
                            <a:picLocks noChangeAspect="1"/>
                          </pic:cNvPicPr>
                        </pic:nvPicPr>
                        <pic:blipFill>
                          <a:blip r:embed="rId44"/>
                          <a:stretch>
                            <a:fillRect/>
                          </a:stretch>
                        </pic:blipFill>
                        <pic:spPr>
                          <a:xfrm>
                            <a:off x="0" y="0"/>
                            <a:ext cx="3774439" cy="1224142"/>
                          </a:xfrm>
                          <a:prstGeom prst="rect">
                            <a:avLst/>
                          </a:prstGeom>
                        </pic:spPr>
                      </pic:pic>
                    </a:graphicData>
                  </a:graphic>
                </wp:inline>
              </w:drawing>
            </w:r>
          </w:p>
        </w:tc>
      </w:tr>
      <w:tr w:rsidR="00AA4643" w14:paraId="023C4BAB" w14:textId="77777777" w:rsidTr="00E37F1A">
        <w:tc>
          <w:tcPr>
            <w:tcW w:w="10110" w:type="dxa"/>
          </w:tcPr>
          <w:p w14:paraId="087B6E1F" w14:textId="246B5733" w:rsidR="00AA4643" w:rsidRPr="0093601B" w:rsidRDefault="00E37F1A" w:rsidP="0093601B">
            <w:pPr>
              <w:jc w:val="center"/>
              <w:rPr>
                <w:b/>
                <w:bCs/>
              </w:rPr>
            </w:pPr>
            <w:r>
              <w:rPr>
                <w:b/>
                <w:bCs/>
              </w:rPr>
              <w:t>Model trained on e</w:t>
            </w:r>
            <w:r w:rsidR="0093601B" w:rsidRPr="0093601B">
              <w:rPr>
                <w:b/>
                <w:bCs/>
              </w:rPr>
              <w:t>xperimental</w:t>
            </w:r>
            <w:r>
              <w:rPr>
                <w:b/>
                <w:bCs/>
              </w:rPr>
              <w:t xml:space="preserve"> data</w:t>
            </w:r>
            <w:r w:rsidR="0093601B">
              <w:rPr>
                <w:b/>
                <w:bCs/>
              </w:rPr>
              <w:t xml:space="preserve"> </w:t>
            </w:r>
          </w:p>
        </w:tc>
      </w:tr>
      <w:tr w:rsidR="00AA4643" w14:paraId="640BF2C0" w14:textId="77777777" w:rsidTr="00E37F1A">
        <w:tc>
          <w:tcPr>
            <w:tcW w:w="10110" w:type="dxa"/>
          </w:tcPr>
          <w:p w14:paraId="5E2F9FA2" w14:textId="68381C25" w:rsidR="00AA4643" w:rsidRPr="0093601B" w:rsidRDefault="0093601B" w:rsidP="0093601B">
            <w:pPr>
              <w:jc w:val="center"/>
              <w:rPr>
                <w:b/>
                <w:bCs/>
              </w:rPr>
            </w:pPr>
            <w:r w:rsidRPr="0093601B">
              <w:rPr>
                <w:b/>
                <w:bCs/>
                <w:noProof/>
              </w:rPr>
              <w:drawing>
                <wp:inline distT="0" distB="0" distL="0" distR="0" wp14:anchorId="4B9CB685" wp14:editId="5612F404">
                  <wp:extent cx="3774439" cy="1224142"/>
                  <wp:effectExtent l="0" t="0" r="0" b="0"/>
                  <wp:docPr id="10" name="Picture 3">
                    <a:extLst xmlns:a="http://schemas.openxmlformats.org/drawingml/2006/main">
                      <a:ext uri="{FF2B5EF4-FFF2-40B4-BE49-F238E27FC236}">
                        <a16:creationId xmlns:a16="http://schemas.microsoft.com/office/drawing/2014/main" id="{9A7CB3F3-228E-0169-EF06-9D65607AD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7CB3F3-228E-0169-EF06-9D65607AD3F2}"/>
                              </a:ext>
                            </a:extLst>
                          </pic:cNvPr>
                          <pic:cNvPicPr>
                            <a:picLocks noChangeAspect="1"/>
                          </pic:cNvPicPr>
                        </pic:nvPicPr>
                        <pic:blipFill>
                          <a:blip r:embed="rId45"/>
                          <a:stretch>
                            <a:fillRect/>
                          </a:stretch>
                        </pic:blipFill>
                        <pic:spPr>
                          <a:xfrm>
                            <a:off x="0" y="0"/>
                            <a:ext cx="3774439" cy="1224142"/>
                          </a:xfrm>
                          <a:prstGeom prst="rect">
                            <a:avLst/>
                          </a:prstGeom>
                        </pic:spPr>
                      </pic:pic>
                    </a:graphicData>
                  </a:graphic>
                </wp:inline>
              </w:drawing>
            </w:r>
          </w:p>
        </w:tc>
      </w:tr>
      <w:tr w:rsidR="00E37F1A" w14:paraId="190E9C2B" w14:textId="77777777" w:rsidTr="00E37F1A">
        <w:tc>
          <w:tcPr>
            <w:tcW w:w="10110" w:type="dxa"/>
          </w:tcPr>
          <w:p w14:paraId="396CABFB" w14:textId="43465666" w:rsidR="00E37F1A" w:rsidRPr="0093601B" w:rsidRDefault="00E37F1A" w:rsidP="00E37F1A">
            <w:pPr>
              <w:jc w:val="center"/>
              <w:rPr>
                <w:b/>
                <w:bCs/>
              </w:rPr>
            </w:pPr>
            <w:r>
              <w:rPr>
                <w:b/>
                <w:bCs/>
              </w:rPr>
              <w:t xml:space="preserve">Model trained on real noise synthetic data </w:t>
            </w:r>
          </w:p>
        </w:tc>
      </w:tr>
      <w:tr w:rsidR="00E37F1A" w14:paraId="2612B09F" w14:textId="77777777" w:rsidTr="00E37F1A">
        <w:tc>
          <w:tcPr>
            <w:tcW w:w="10110" w:type="dxa"/>
          </w:tcPr>
          <w:p w14:paraId="6089EB3F" w14:textId="2EDE7C18" w:rsidR="00E37F1A" w:rsidRPr="0093601B" w:rsidRDefault="00E37F1A" w:rsidP="00E37F1A">
            <w:pPr>
              <w:jc w:val="center"/>
              <w:rPr>
                <w:b/>
                <w:bCs/>
              </w:rPr>
            </w:pPr>
            <w:r w:rsidRPr="0093601B">
              <w:rPr>
                <w:b/>
                <w:bCs/>
                <w:noProof/>
              </w:rPr>
              <w:drawing>
                <wp:inline distT="0" distB="0" distL="0" distR="0" wp14:anchorId="284B6BE7" wp14:editId="707745D2">
                  <wp:extent cx="3774439" cy="1224142"/>
                  <wp:effectExtent l="0" t="0" r="0" b="0"/>
                  <wp:docPr id="11" name="Picture 6">
                    <a:extLst xmlns:a="http://schemas.openxmlformats.org/drawingml/2006/main">
                      <a:ext uri="{FF2B5EF4-FFF2-40B4-BE49-F238E27FC236}">
                        <a16:creationId xmlns:a16="http://schemas.microsoft.com/office/drawing/2014/main" id="{C045F224-F409-D0A7-BF05-B78BD11D2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45F224-F409-D0A7-BF05-B78BD11D20C5}"/>
                              </a:ext>
                            </a:extLst>
                          </pic:cNvPr>
                          <pic:cNvPicPr>
                            <a:picLocks noChangeAspect="1"/>
                          </pic:cNvPicPr>
                        </pic:nvPicPr>
                        <pic:blipFill>
                          <a:blip r:embed="rId46"/>
                          <a:stretch>
                            <a:fillRect/>
                          </a:stretch>
                        </pic:blipFill>
                        <pic:spPr>
                          <a:xfrm>
                            <a:off x="0" y="0"/>
                            <a:ext cx="3774439" cy="1224142"/>
                          </a:xfrm>
                          <a:prstGeom prst="rect">
                            <a:avLst/>
                          </a:prstGeom>
                        </pic:spPr>
                      </pic:pic>
                    </a:graphicData>
                  </a:graphic>
                </wp:inline>
              </w:drawing>
            </w:r>
          </w:p>
        </w:tc>
      </w:tr>
      <w:tr w:rsidR="00E37F1A" w14:paraId="66DE2FDA" w14:textId="77777777" w:rsidTr="00E37F1A">
        <w:tc>
          <w:tcPr>
            <w:tcW w:w="10110" w:type="dxa"/>
          </w:tcPr>
          <w:p w14:paraId="360E8A58" w14:textId="3FF346D4" w:rsidR="00E37F1A" w:rsidRPr="0093601B" w:rsidRDefault="00E37F1A" w:rsidP="00E37F1A">
            <w:pPr>
              <w:jc w:val="center"/>
              <w:rPr>
                <w:b/>
                <w:bCs/>
              </w:rPr>
            </w:pPr>
            <w:r>
              <w:rPr>
                <w:b/>
                <w:bCs/>
              </w:rPr>
              <w:t xml:space="preserve">Model trained on C scan noise synthetic data </w:t>
            </w:r>
          </w:p>
        </w:tc>
      </w:tr>
      <w:tr w:rsidR="00E37F1A" w14:paraId="1DE81B80" w14:textId="77777777" w:rsidTr="00E37F1A">
        <w:tc>
          <w:tcPr>
            <w:tcW w:w="10110" w:type="dxa"/>
          </w:tcPr>
          <w:p w14:paraId="74DEAEE2" w14:textId="0852C546" w:rsidR="00E37F1A" w:rsidRPr="0093601B" w:rsidRDefault="00E37F1A" w:rsidP="00E37F1A">
            <w:pPr>
              <w:jc w:val="center"/>
              <w:rPr>
                <w:b/>
                <w:bCs/>
              </w:rPr>
            </w:pPr>
            <w:r w:rsidRPr="0093601B">
              <w:rPr>
                <w:b/>
                <w:bCs/>
                <w:noProof/>
              </w:rPr>
              <w:drawing>
                <wp:inline distT="0" distB="0" distL="0" distR="0" wp14:anchorId="6A66B53E" wp14:editId="0143E8D0">
                  <wp:extent cx="3774439" cy="1224143"/>
                  <wp:effectExtent l="0" t="0" r="0" b="0"/>
                  <wp:docPr id="12" name="Picture 13">
                    <a:extLst xmlns:a="http://schemas.openxmlformats.org/drawingml/2006/main">
                      <a:ext uri="{FF2B5EF4-FFF2-40B4-BE49-F238E27FC236}">
                        <a16:creationId xmlns:a16="http://schemas.microsoft.com/office/drawing/2014/main" id="{BF65AC06-7EB2-8920-AB56-7454F598E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F65AC06-7EB2-8920-AB56-7454F598E31B}"/>
                              </a:ext>
                            </a:extLst>
                          </pic:cNvPr>
                          <pic:cNvPicPr>
                            <a:picLocks noChangeAspect="1"/>
                          </pic:cNvPicPr>
                        </pic:nvPicPr>
                        <pic:blipFill>
                          <a:blip r:embed="rId47"/>
                          <a:stretch>
                            <a:fillRect/>
                          </a:stretch>
                        </pic:blipFill>
                        <pic:spPr>
                          <a:xfrm>
                            <a:off x="0" y="0"/>
                            <a:ext cx="3774439" cy="1224143"/>
                          </a:xfrm>
                          <a:prstGeom prst="rect">
                            <a:avLst/>
                          </a:prstGeom>
                        </pic:spPr>
                      </pic:pic>
                    </a:graphicData>
                  </a:graphic>
                </wp:inline>
              </w:drawing>
            </w:r>
          </w:p>
        </w:tc>
      </w:tr>
      <w:tr w:rsidR="00E37F1A" w14:paraId="7EC19E59" w14:textId="77777777" w:rsidTr="00E37F1A">
        <w:tc>
          <w:tcPr>
            <w:tcW w:w="10110" w:type="dxa"/>
          </w:tcPr>
          <w:p w14:paraId="5DD991F7" w14:textId="44438227" w:rsidR="00E37F1A" w:rsidRPr="0093601B" w:rsidRDefault="00E37F1A" w:rsidP="00E37F1A">
            <w:pPr>
              <w:keepNext/>
              <w:jc w:val="center"/>
              <w:rPr>
                <w:b/>
                <w:bCs/>
              </w:rPr>
            </w:pPr>
            <w:r>
              <w:rPr>
                <w:b/>
                <w:bCs/>
              </w:rPr>
              <w:t xml:space="preserve">Model trained on A scan noise synthetic data </w:t>
            </w:r>
          </w:p>
        </w:tc>
      </w:tr>
    </w:tbl>
    <w:p w14:paraId="2C2D8545" w14:textId="7D8D60D5" w:rsidR="00AA4643" w:rsidRDefault="00E37F1A" w:rsidP="00E37F1A">
      <w:pPr>
        <w:pStyle w:val="Caption"/>
      </w:pPr>
      <w:bookmarkStart w:id="53" w:name="_Ref114041759"/>
      <w:r>
        <w:t xml:space="preserve">Figure </w:t>
      </w:r>
      <w:fldSimple w:instr=" SEQ Figure \* ARABIC ">
        <w:r w:rsidR="00583A08">
          <w:rPr>
            <w:noProof/>
          </w:rPr>
          <w:t>19</w:t>
        </w:r>
      </w:fldSimple>
      <w:bookmarkEnd w:id="53"/>
      <w:r>
        <w:t xml:space="preserve">: </w:t>
      </w:r>
      <w:r w:rsidR="00293937">
        <w:t xml:space="preserve">Example of </w:t>
      </w:r>
      <w:r>
        <w:t xml:space="preserve">Grad-CAM </w:t>
      </w:r>
      <w:r w:rsidR="00293937">
        <w:t>visualization of models trained on different datasets.</w:t>
      </w:r>
    </w:p>
    <w:p w14:paraId="26381D71" w14:textId="77777777" w:rsidR="003A2EDA" w:rsidRDefault="003A2EDA" w:rsidP="00F24E40"/>
    <w:p w14:paraId="43FDDF6F" w14:textId="1893B6F6" w:rsidR="00F24E40" w:rsidRPr="00652898" w:rsidRDefault="00F24E40" w:rsidP="00645028">
      <w:pPr>
        <w:pStyle w:val="Heading2"/>
      </w:pPr>
      <w:bookmarkStart w:id="54" w:name="_Toc114152584"/>
      <w:r w:rsidRPr="00652898">
        <w:t>Discuss</w:t>
      </w:r>
      <w:r w:rsidR="00A827A8" w:rsidRPr="00652898">
        <w:t xml:space="preserve">ion </w:t>
      </w:r>
      <w:bookmarkEnd w:id="54"/>
    </w:p>
    <w:p w14:paraId="323A5CB7" w14:textId="16D25824" w:rsidR="00210294" w:rsidRDefault="00292615" w:rsidP="00FE3409">
      <w:r>
        <w:t>Simulated UT data of defect responses in composites lacks the complexity of experimental noise</w:t>
      </w:r>
      <w:r w:rsidR="00254F30">
        <w:t xml:space="preserve">. </w:t>
      </w:r>
      <w:r w:rsidR="000B134C">
        <w:t>In</w:t>
      </w:r>
      <w:r>
        <w:t xml:space="preserve"> this work </w:t>
      </w:r>
      <w:r w:rsidR="00254F30">
        <w:t>we have demonstrated that t</w:t>
      </w:r>
      <w:r w:rsidR="00916F3C">
        <w:t>his has a significant</w:t>
      </w:r>
      <w:r w:rsidR="00DE5F5C">
        <w:t xml:space="preserve"> negative</w:t>
      </w:r>
      <w:r w:rsidR="00916F3C">
        <w:t xml:space="preserve"> impact on </w:t>
      </w:r>
      <w:r w:rsidR="00FE3409">
        <w:t xml:space="preserve">classification performance </w:t>
      </w:r>
      <w:r w:rsidR="00CB4E72">
        <w:t xml:space="preserve">when </w:t>
      </w:r>
      <w:r w:rsidR="00916F3C">
        <w:t xml:space="preserve">CNN classifiers </w:t>
      </w:r>
      <w:r w:rsidR="00FE3409">
        <w:t xml:space="preserve">are trained </w:t>
      </w:r>
      <w:r w:rsidR="00DE5F5C">
        <w:t>on simulated data</w:t>
      </w:r>
      <w:r w:rsidR="00C27C45" w:rsidRPr="00C27C45">
        <w:t xml:space="preserve"> </w:t>
      </w:r>
      <w:r w:rsidR="00C27C45">
        <w:t xml:space="preserve">and </w:t>
      </w:r>
      <w:r w:rsidR="00C27C45">
        <w:t>tested on real data</w:t>
      </w:r>
      <w:r w:rsidR="00A027B9">
        <w:t>, with an average F1 score of 0.39</w:t>
      </w:r>
      <w:r w:rsidR="00916F3C">
        <w:t xml:space="preserve">. </w:t>
      </w:r>
      <w:r w:rsidR="00970656">
        <w:t xml:space="preserve">However, we have demonstrated that it is possible to </w:t>
      </w:r>
      <w:r w:rsidR="0062623E">
        <w:t>reduce</w:t>
      </w:r>
      <w:r w:rsidR="002B60E9">
        <w:t xml:space="preserve"> this </w:t>
      </w:r>
      <w:r w:rsidR="00514446">
        <w:t xml:space="preserve">effect </w:t>
      </w:r>
      <w:r w:rsidR="008C662E">
        <w:t xml:space="preserve">by creating synthetic datasets which aim to </w:t>
      </w:r>
      <w:r w:rsidR="00420264">
        <w:t>better simulate real experimental data. We have explored four different methods to create synthetic datasets</w:t>
      </w:r>
      <w:r w:rsidR="00753AC0">
        <w:t xml:space="preserve">, but they have all shown significant increases in classification performance compared to </w:t>
      </w:r>
      <w:r w:rsidR="000B134C">
        <w:t xml:space="preserve">the original simulated dataset. </w:t>
      </w:r>
      <w:r w:rsidR="008328C3">
        <w:t xml:space="preserve">The modified </w:t>
      </w:r>
      <w:proofErr w:type="spellStart"/>
      <w:r w:rsidR="008328C3">
        <w:t>CycleGAN</w:t>
      </w:r>
      <w:proofErr w:type="spellEnd"/>
      <w:r w:rsidR="008328C3">
        <w:t xml:space="preserve"> generated synthetic dataset </w:t>
      </w:r>
      <w:r w:rsidR="008C35FC">
        <w:t xml:space="preserve">produced </w:t>
      </w:r>
      <w:r w:rsidR="003D79DB">
        <w:t xml:space="preserve">significantly better </w:t>
      </w:r>
      <w:r w:rsidR="008C35FC">
        <w:t>classification result</w:t>
      </w:r>
      <w:r w:rsidR="003D79DB">
        <w:t>s than the other methods</w:t>
      </w:r>
      <w:r w:rsidR="00333001">
        <w:t xml:space="preserve">, with an Average F1 score of 0.94. This exceeded the classifier trained </w:t>
      </w:r>
      <w:r w:rsidR="003165C7">
        <w:t xml:space="preserve">on a subset of the experimental </w:t>
      </w:r>
      <w:r w:rsidR="003D79DB">
        <w:t>dataset,</w:t>
      </w:r>
      <w:r w:rsidR="003165C7">
        <w:t xml:space="preserve"> but this may </w:t>
      </w:r>
      <w:proofErr w:type="gramStart"/>
      <w:r w:rsidR="00E41C71">
        <w:t>is</w:t>
      </w:r>
      <w:proofErr w:type="gramEnd"/>
      <w:r w:rsidR="00E41C71">
        <w:t xml:space="preserve"> likely</w:t>
      </w:r>
      <w:r w:rsidR="003165C7">
        <w:t xml:space="preserve"> due to the reduction in </w:t>
      </w:r>
      <w:r w:rsidR="005C23A7">
        <w:t xml:space="preserve">available </w:t>
      </w:r>
      <w:r w:rsidR="003165C7">
        <w:t>training data</w:t>
      </w:r>
      <w:r w:rsidR="005C23A7">
        <w:t xml:space="preserve"> due to the test split</w:t>
      </w:r>
      <w:r w:rsidR="00E41C71">
        <w:t xml:space="preserve"> and should not be considered a direct comparison</w:t>
      </w:r>
      <w:r w:rsidR="003165C7">
        <w:t xml:space="preserve">. </w:t>
      </w:r>
      <w:commentRangeStart w:id="55"/>
      <w:r w:rsidR="007C56D8">
        <w:t xml:space="preserve">Real noise, simulated C scan noise, and simulated A scan noise </w:t>
      </w:r>
      <w:r w:rsidR="00BA3A68">
        <w:t xml:space="preserve">produced similar mean accuracy </w:t>
      </w:r>
      <w:r w:rsidR="00242C5A">
        <w:t>results,</w:t>
      </w:r>
      <w:r w:rsidR="00BA3A68">
        <w:t xml:space="preserve"> but </w:t>
      </w:r>
      <w:r w:rsidR="008A7F46">
        <w:t xml:space="preserve">the simulated A scan noise synthetic dataset produced the best average F1 score of the three, with </w:t>
      </w:r>
      <w:r w:rsidR="00A027B9">
        <w:t>0.74</w:t>
      </w:r>
      <w:r w:rsidR="00242C5A">
        <w:t>.</w:t>
      </w:r>
      <w:r w:rsidR="00245D09">
        <w:t xml:space="preserve"> It is interesting that the simulated A scan noise </w:t>
      </w:r>
      <w:r w:rsidR="00C913A4">
        <w:t xml:space="preserve">dataset outperformed the real </w:t>
      </w:r>
      <w:r w:rsidR="00C913A4">
        <w:lastRenderedPageBreak/>
        <w:t>noise synthetic dataset</w:t>
      </w:r>
      <w:r w:rsidR="00BA11AB">
        <w:t xml:space="preserve">. This may be </w:t>
      </w:r>
      <w:r w:rsidR="001A4506">
        <w:t>due to the fact the real noise obscures the defect response features too much.</w:t>
      </w:r>
      <w:commentRangeEnd w:id="55"/>
      <w:r w:rsidR="005C23A7">
        <w:rPr>
          <w:rStyle w:val="CommentReference"/>
        </w:rPr>
        <w:commentReference w:id="55"/>
      </w:r>
      <w:r w:rsidR="00836903">
        <w:t xml:space="preserve"> </w:t>
      </w:r>
    </w:p>
    <w:p w14:paraId="737846C7" w14:textId="77777777" w:rsidR="00841B2D" w:rsidRPr="00841B2D" w:rsidRDefault="00841B2D" w:rsidP="00841B2D">
      <w:r w:rsidRPr="00841B2D">
        <w:t xml:space="preserve">These results demonstrate that in scenarios where noisy experimental environments </w:t>
      </w:r>
      <w:r w:rsidRPr="00841B2D">
        <w:rPr>
          <w:lang w:val="en-GB"/>
        </w:rPr>
        <w:t xml:space="preserve">can </w:t>
      </w:r>
      <w:r w:rsidRPr="00841B2D">
        <w:t xml:space="preserve">cause real data to vary greatly from simulated data, synthetic datasets provide an opportunity for more effective training data. This is particularly beneficial as we retain the accuracy and </w:t>
      </w:r>
      <w:r w:rsidRPr="00841B2D">
        <w:rPr>
          <w:lang w:val="en-GB"/>
        </w:rPr>
        <w:t>fully labelled nature</w:t>
      </w:r>
      <w:r w:rsidRPr="00841B2D">
        <w:t xml:space="preserve"> of physics-based simulations, which allow us to </w:t>
      </w:r>
      <w:r w:rsidRPr="00841B2D">
        <w:rPr>
          <w:lang w:val="en-GB"/>
        </w:rPr>
        <w:t xml:space="preserve">fully </w:t>
      </w:r>
      <w:r w:rsidRPr="00841B2D">
        <w:t xml:space="preserve">control the simulation of different </w:t>
      </w:r>
      <w:r w:rsidRPr="00841B2D">
        <w:rPr>
          <w:lang w:val="en-GB"/>
        </w:rPr>
        <w:t xml:space="preserve">defect </w:t>
      </w:r>
      <w:r w:rsidRPr="00841B2D">
        <w:t>class types and the variability within them.</w:t>
      </w:r>
    </w:p>
    <w:p w14:paraId="1C343136" w14:textId="622CDF5F" w:rsidR="006B3A62" w:rsidRDefault="00836903" w:rsidP="00FE3409">
      <w:r>
        <w:t>Alongside the ability to accurately simulate noise response,</w:t>
      </w:r>
      <w:r w:rsidR="003D7067">
        <w:t xml:space="preserve"> a further reason for improved classification results for GAN and A scan synthetic datasets may be their ability </w:t>
      </w:r>
      <w:r w:rsidR="00471F0D">
        <w:t xml:space="preserve">to account for depth wise signal attenuation and adjust the noise </w:t>
      </w:r>
      <w:r w:rsidR="006B17B2">
        <w:t>levels with respect to depth. This produces more appropriate noise levels for deeper and weaker</w:t>
      </w:r>
      <w:r w:rsidR="00471F0D">
        <w:t xml:space="preserve"> defect </w:t>
      </w:r>
      <w:r w:rsidR="004C18C7">
        <w:t>responses and</w:t>
      </w:r>
      <w:r w:rsidR="006B17B2">
        <w:t xml:space="preserve"> allows for the </w:t>
      </w:r>
      <w:r w:rsidR="00542BD8">
        <w:t>preservation of many more simulated responses</w:t>
      </w:r>
      <w:r w:rsidR="00471F0D">
        <w:t xml:space="preserve">. Unlike </w:t>
      </w:r>
      <w:r w:rsidR="00F26004">
        <w:t xml:space="preserve">simulated </w:t>
      </w:r>
      <w:r w:rsidR="00471F0D">
        <w:t>C scan and real noise</w:t>
      </w:r>
      <w:r w:rsidR="00F26004">
        <w:t xml:space="preserve"> approaches which are defect depth agnos</w:t>
      </w:r>
      <w:r w:rsidR="0080532D">
        <w:t xml:space="preserve">tic and therefore result in the rejection of more images due to the </w:t>
      </w:r>
      <w:r w:rsidR="00417EE4">
        <w:t xml:space="preserve">concealment of </w:t>
      </w:r>
      <w:r w:rsidR="00542BD8">
        <w:t>low-level</w:t>
      </w:r>
      <w:r w:rsidR="00417EE4">
        <w:t xml:space="preserve"> responses </w:t>
      </w:r>
      <w:r w:rsidR="00E64A64">
        <w:t>with consistent noise at</w:t>
      </w:r>
      <w:r w:rsidR="00DC63F8">
        <w:t xml:space="preserve"> all</w:t>
      </w:r>
      <w:r w:rsidR="00417EE4">
        <w:t xml:space="preserve"> </w:t>
      </w:r>
      <w:r w:rsidR="00DC63F8">
        <w:t xml:space="preserve">response </w:t>
      </w:r>
      <w:r w:rsidR="00417EE4">
        <w:t>depth</w:t>
      </w:r>
      <w:r w:rsidR="00DC63F8">
        <w:t>s</w:t>
      </w:r>
      <w:r w:rsidR="00E64A64">
        <w:t>.</w:t>
      </w:r>
      <w:r w:rsidR="00F26004">
        <w:t xml:space="preserve"> </w:t>
      </w:r>
    </w:p>
    <w:p w14:paraId="79F383A4" w14:textId="38217209" w:rsidR="00643A4E" w:rsidRDefault="00643A4E" w:rsidP="00643A4E">
      <w:r>
        <w:t xml:space="preserve">When considering the broader aim of generating large synthetic datasets that could be used to create a database of realistic training examples, it is important to consider the ease and robustness of synthetic data generation. Training of the </w:t>
      </w:r>
      <w:proofErr w:type="spellStart"/>
      <w:r>
        <w:t>CycleGAN</w:t>
      </w:r>
      <w:proofErr w:type="spellEnd"/>
      <w:r>
        <w:t xml:space="preserve"> is a delicate process and whilst it has been able to produce realistic images for </w:t>
      </w:r>
      <w:r w:rsidRPr="00DC7923">
        <w:t>Flat-Bottom Holes</w:t>
      </w:r>
      <w:r>
        <w:t xml:space="preserve">, it may struggle to generalize to other defects without significantly broader examples of defects in training. This would largely defeat the point of the synthetic data generation in this instance. Furthermore, the training of an effective GAN model is still extremely challenging and the process of hyperparameter selection is not robust. It is therefore </w:t>
      </w:r>
      <w:r w:rsidR="00984FA6">
        <w:t>favorable</w:t>
      </w:r>
      <w:r>
        <w:t xml:space="preserve"> to consider an approach that is robust to different defects and can be scaled. For scalability, a fully simulated method is preferable to a method which still requires significant collection of experimental data. Therefore, the real noise approach is superseded by both the A scan and C scan synthetic approaches. The C scan noise approach is slightly easier to implement than the A scan as it requires less experimental data analysis and can be done at the C scan image level instead of the A scan level. Further work could be done to explore the distribution of C scan noise at different depths to enable maintenance of a larger number of simulated responses in a simpler way than the complex A scan noise simulation method. This could potentially combine the benefits of both the A scan and C scan noise approaches.</w:t>
      </w:r>
    </w:p>
    <w:p w14:paraId="72514482" w14:textId="37CA5A7F" w:rsidR="00632499" w:rsidRDefault="00430E0A" w:rsidP="00FE3409">
      <w:r>
        <w:t xml:space="preserve">It has been identified in literature that model interpretability is a key limiting factor in the uptake of </w:t>
      </w:r>
      <w:r w:rsidR="00BD40F3">
        <w:t>DL in NDT.</w:t>
      </w:r>
      <w:r>
        <w:t xml:space="preserve"> </w:t>
      </w:r>
      <w:r w:rsidR="006C28EF">
        <w:t xml:space="preserve">Guided </w:t>
      </w:r>
      <w:r w:rsidR="005E72A0">
        <w:t>Grad</w:t>
      </w:r>
      <w:r w:rsidR="006C28EF">
        <w:t xml:space="preserve">-CAM was </w:t>
      </w:r>
      <w:r w:rsidR="00BD40F3">
        <w:t xml:space="preserve">implemented to try and minimize the obscurity that using synthetic data could produce. Whilst model interpretability is </w:t>
      </w:r>
      <w:r w:rsidR="003E7DDC">
        <w:t>a complex field of research and interpretability is challenging to quantify</w:t>
      </w:r>
      <w:r w:rsidR="00D262DD">
        <w:t xml:space="preserve">, we believe that the Guided Grad-CAM results at least indicate that models trained on synthetic data are learning similar features </w:t>
      </w:r>
      <w:r w:rsidR="00B952AD">
        <w:t xml:space="preserve">compared to models trained on purely experimental data. </w:t>
      </w:r>
      <w:r w:rsidR="0055300B">
        <w:t xml:space="preserve">This is demonstrated </w:t>
      </w:r>
      <w:r w:rsidR="00F94232">
        <w:t xml:space="preserve">since each Grad-CAM image </w:t>
      </w:r>
      <w:r w:rsidR="00606F3F">
        <w:t xml:space="preserve">correctly </w:t>
      </w:r>
      <w:r w:rsidR="00F94232">
        <w:t xml:space="preserve">highlights defect pixels only for defect </w:t>
      </w:r>
      <w:r w:rsidR="00606F3F">
        <w:t>detection.</w:t>
      </w:r>
      <w:r w:rsidR="000446A5">
        <w:t xml:space="preserve"> </w:t>
      </w:r>
      <w:r w:rsidR="00B952AD">
        <w:t xml:space="preserve">This is very encouraging as it helps to give confidence over the use of </w:t>
      </w:r>
      <w:r w:rsidR="00F51F7A">
        <w:t xml:space="preserve">synthetic data when </w:t>
      </w:r>
      <w:r w:rsidR="00B952AD">
        <w:t>training DL models for NDT.</w:t>
      </w:r>
      <w:r w:rsidR="006C28EF">
        <w:t xml:space="preserve"> </w:t>
      </w:r>
    </w:p>
    <w:p w14:paraId="55A24D58" w14:textId="77777777" w:rsidR="003A57A6" w:rsidRPr="00A86984" w:rsidRDefault="003A57A6" w:rsidP="003A57A6">
      <w:pPr>
        <w:pStyle w:val="Heading1"/>
      </w:pPr>
      <w:bookmarkStart w:id="56" w:name="_Toc114152585"/>
      <w:r w:rsidRPr="00A86984">
        <w:t>Conclusion</w:t>
      </w:r>
      <w:bookmarkEnd w:id="56"/>
    </w:p>
    <w:p w14:paraId="6F0C6428" w14:textId="2D089589" w:rsidR="00135DDE" w:rsidRPr="00652898" w:rsidRDefault="00135DDE" w:rsidP="00135DDE">
      <w:r w:rsidRPr="00652898">
        <w:t xml:space="preserve">In this work we </w:t>
      </w:r>
      <w:r w:rsidR="00096586" w:rsidRPr="00652898">
        <w:t>addressed the</w:t>
      </w:r>
      <w:r w:rsidRPr="00652898">
        <w:t xml:space="preserve"> problem of using simulated ultrasonic NDT data where the simulation results, whilst physically accurate, can vary substantially from real-world data due to experimental complications such as random and structural </w:t>
      </w:r>
      <w:r w:rsidR="00564D4C" w:rsidRPr="00652898">
        <w:t>noise.</w:t>
      </w:r>
      <w:r w:rsidRPr="00652898">
        <w:t xml:space="preserve"> </w:t>
      </w:r>
      <w:r w:rsidR="00B50BEA" w:rsidRPr="00652898">
        <w:t xml:space="preserve">With a modified loss function to encourage accurate defect response, </w:t>
      </w:r>
      <w:proofErr w:type="spellStart"/>
      <w:r w:rsidRPr="00652898">
        <w:t>CycleGAN</w:t>
      </w:r>
      <w:proofErr w:type="spellEnd"/>
      <w:r w:rsidRPr="00652898">
        <w:t xml:space="preserve"> proved a suitable candidate for this task</w:t>
      </w:r>
      <w:r w:rsidR="00DF6DDB" w:rsidRPr="00652898">
        <w:t xml:space="preserve">, </w:t>
      </w:r>
      <w:r w:rsidRPr="00652898">
        <w:t xml:space="preserve">allowing us to maintain the utility of simulating data from physics-based models and convert them to more experimentally realistic synthetic datasets. </w:t>
      </w:r>
      <w:r w:rsidR="00BA56C4" w:rsidRPr="00652898">
        <w:t xml:space="preserve">The </w:t>
      </w:r>
      <w:proofErr w:type="spellStart"/>
      <w:r w:rsidR="00BA56C4" w:rsidRPr="00652898">
        <w:t>CycleGAN</w:t>
      </w:r>
      <w:proofErr w:type="spellEnd"/>
      <w:r w:rsidR="00BA56C4" w:rsidRPr="00652898">
        <w:t xml:space="preserve"> synthetically produced dataset showed the greatest improvement in classification performance. </w:t>
      </w:r>
      <w:r w:rsidR="001946C3" w:rsidRPr="00652898">
        <w:t xml:space="preserve">Along with </w:t>
      </w:r>
      <w:proofErr w:type="spellStart"/>
      <w:r w:rsidR="001946C3" w:rsidRPr="00652898">
        <w:t>CycleGAN</w:t>
      </w:r>
      <w:proofErr w:type="spellEnd"/>
      <w:r w:rsidR="001946C3" w:rsidRPr="00652898">
        <w:t xml:space="preserve">, other methods for introducing simulated and real experimental noise were investigated. These methods </w:t>
      </w:r>
      <w:r w:rsidR="00857369" w:rsidRPr="00652898">
        <w:t>also showed an improvement to classification performance</w:t>
      </w:r>
      <w:r w:rsidR="00D430E2" w:rsidRPr="00652898">
        <w:t xml:space="preserve">, in addition to being </w:t>
      </w:r>
      <w:r w:rsidR="00BA56C4" w:rsidRPr="00652898">
        <w:t xml:space="preserve">easier to implement and </w:t>
      </w:r>
      <w:r w:rsidR="00D430E2" w:rsidRPr="00652898">
        <w:t>more robust</w:t>
      </w:r>
      <w:r w:rsidR="00DD13DC" w:rsidRPr="00652898">
        <w:t xml:space="preserve"> </w:t>
      </w:r>
      <w:r w:rsidR="00096586" w:rsidRPr="00652898">
        <w:t xml:space="preserve">than </w:t>
      </w:r>
      <w:proofErr w:type="spellStart"/>
      <w:r w:rsidR="00652898" w:rsidRPr="00652898">
        <w:t>CycleGAN</w:t>
      </w:r>
      <w:proofErr w:type="spellEnd"/>
      <w:r w:rsidR="00652898" w:rsidRPr="00652898">
        <w:t>,</w:t>
      </w:r>
      <w:r w:rsidR="00096586" w:rsidRPr="00652898">
        <w:t xml:space="preserve"> even with</w:t>
      </w:r>
      <w:r w:rsidR="00DD13DC" w:rsidRPr="00652898">
        <w:t xml:space="preserve"> the</w:t>
      </w:r>
      <w:r w:rsidR="00096586" w:rsidRPr="00652898">
        <w:t xml:space="preserve"> modifications.</w:t>
      </w:r>
    </w:p>
    <w:p w14:paraId="354C084E" w14:textId="567B58AE" w:rsidR="00135DDE" w:rsidRPr="00652898" w:rsidRDefault="00135DDE" w:rsidP="00135DDE">
      <w:r w:rsidRPr="00652898">
        <w:t xml:space="preserve">Whilst the </w:t>
      </w:r>
      <w:r w:rsidR="008B6829" w:rsidRPr="00652898">
        <w:t xml:space="preserve">classification </w:t>
      </w:r>
      <w:r w:rsidRPr="00652898">
        <w:t xml:space="preserve">results were not perfect, this work demonstrates that the </w:t>
      </w:r>
      <w:r w:rsidR="008B6829" w:rsidRPr="00652898">
        <w:t xml:space="preserve">synthetic data generation methods were </w:t>
      </w:r>
      <w:r w:rsidRPr="00652898">
        <w:t>able to successfully transfer the simulation domain closer to the experimental domain.</w:t>
      </w:r>
      <w:r w:rsidR="00C21929" w:rsidRPr="00652898">
        <w:t xml:space="preserve"> In future work,</w:t>
      </w:r>
      <w:r w:rsidR="00D65904" w:rsidRPr="00652898">
        <w:t xml:space="preserve"> we hope to investigate if HPO on a synthetic dataset can </w:t>
      </w:r>
      <w:r w:rsidR="00307A59" w:rsidRPr="00652898">
        <w:t>improve its real data classification performance</w:t>
      </w:r>
      <w:r w:rsidR="00C21929" w:rsidRPr="00652898">
        <w:t xml:space="preserve"> to produce a more accurate </w:t>
      </w:r>
      <w:r w:rsidR="00652898" w:rsidRPr="00652898">
        <w:t>classifier</w:t>
      </w:r>
      <w:r w:rsidR="00307A59" w:rsidRPr="00652898">
        <w:t>. Additionally, t</w:t>
      </w:r>
      <w:r w:rsidRPr="00652898">
        <w:t xml:space="preserve">he next steps in this work will look to see if the style transfer </w:t>
      </w:r>
      <w:r w:rsidRPr="00652898">
        <w:lastRenderedPageBreak/>
        <w:t xml:space="preserve">can be extended across the full range of defect types. If successful, large, fully annotated, synthetic datasets could be efficiently produced, </w:t>
      </w:r>
      <w:r w:rsidR="001135AB" w:rsidRPr="00652898">
        <w:t>opening</w:t>
      </w:r>
      <w:r w:rsidRPr="00652898">
        <w:t xml:space="preserve"> the potential for further use of Deep Learning in NDT. </w:t>
      </w:r>
    </w:p>
    <w:p w14:paraId="0EB24D23" w14:textId="77777777" w:rsidR="003A57A6" w:rsidRDefault="003A57A6" w:rsidP="003A57A6"/>
    <w:p w14:paraId="4B3EFE7F" w14:textId="77777777" w:rsidR="00456A41" w:rsidRDefault="00456A41" w:rsidP="003A57A6"/>
    <w:p w14:paraId="13E32B1A" w14:textId="77777777" w:rsidR="00652898" w:rsidRDefault="00652898">
      <w:pPr>
        <w:rPr>
          <w:rFonts w:asciiTheme="majorHAnsi" w:eastAsiaTheme="majorEastAsia" w:hAnsiTheme="majorHAnsi" w:cstheme="majorBidi"/>
          <w:color w:val="2F5496" w:themeColor="accent1" w:themeShade="BF"/>
          <w:sz w:val="32"/>
          <w:szCs w:val="32"/>
        </w:rPr>
      </w:pPr>
      <w:bookmarkStart w:id="57" w:name="_Toc114152586"/>
      <w:r>
        <w:br w:type="page"/>
      </w:r>
    </w:p>
    <w:p w14:paraId="79BD57E5" w14:textId="717E4327" w:rsidR="00A57079" w:rsidRPr="0064725F" w:rsidRDefault="00A57079" w:rsidP="00A57079">
      <w:pPr>
        <w:pStyle w:val="Heading1"/>
      </w:pPr>
      <w:r w:rsidRPr="0064725F">
        <w:lastRenderedPageBreak/>
        <w:t>Acknowledgment</w:t>
      </w:r>
      <w:bookmarkEnd w:id="57"/>
    </w:p>
    <w:p w14:paraId="6FE1F23C" w14:textId="77777777" w:rsidR="00A57079" w:rsidRPr="0064725F" w:rsidRDefault="00A57079" w:rsidP="00A57079">
      <w:pPr>
        <w:rPr>
          <w:lang w:val="en-GB"/>
        </w:rPr>
      </w:pPr>
      <w:r>
        <w:rPr>
          <w:lang w:val="en-GB"/>
        </w:rPr>
        <w:t xml:space="preserve">This work was supported through Spirit AeroSystems/ Royal Academy of Engineering Research Chair for In-Process Non-Destructive Testing of Composites, </w:t>
      </w:r>
      <w:r w:rsidRPr="0019073E">
        <w:rPr>
          <w:lang w:val="en-GB"/>
        </w:rPr>
        <w:t>RCSRF</w:t>
      </w:r>
      <w:r>
        <w:rPr>
          <w:lang w:val="en-GB"/>
        </w:rPr>
        <w:t xml:space="preserve"> </w:t>
      </w:r>
      <w:r w:rsidRPr="0019073E">
        <w:rPr>
          <w:lang w:val="en-GB"/>
        </w:rPr>
        <w:t>1920/10/32</w:t>
      </w:r>
    </w:p>
    <w:p w14:paraId="0A377060" w14:textId="03C3C332" w:rsidR="00A57079" w:rsidRPr="00A22F9E" w:rsidRDefault="00A57079" w:rsidP="00A57079">
      <w:pPr>
        <w:pStyle w:val="Heading1"/>
      </w:pPr>
      <w:bookmarkStart w:id="58" w:name="_Toc114152587"/>
      <w:r w:rsidRPr="00A22F9E">
        <w:t>References</w:t>
      </w:r>
      <w:bookmarkEnd w:id="58"/>
    </w:p>
    <w:p w14:paraId="75E8A6E8" w14:textId="77777777" w:rsidR="00106C1C" w:rsidRPr="00106C1C" w:rsidRDefault="00A57079" w:rsidP="00106C1C">
      <w:pPr>
        <w:pStyle w:val="Bibliography"/>
        <w:rPr>
          <w:rFonts w:ascii="Calibri" w:hAnsi="Calibri" w:cs="Calibri"/>
          <w:sz w:val="16"/>
        </w:rPr>
      </w:pPr>
      <w:r>
        <w:rPr>
          <w:highlight w:val="cyan"/>
        </w:rPr>
        <w:fldChar w:fldCharType="begin"/>
      </w:r>
      <w:r w:rsidR="00BB23A4">
        <w:rPr>
          <w:highlight w:val="cyan"/>
        </w:rPr>
        <w:instrText xml:space="preserve"> ADDIN ZOTERO_BIBL {"uncited":[],"omitted":[],"custom":[]} CSL_BIBLIOGRAPHY </w:instrText>
      </w:r>
      <w:r>
        <w:rPr>
          <w:highlight w:val="cyan"/>
        </w:rPr>
        <w:fldChar w:fldCharType="separate"/>
      </w:r>
      <w:r w:rsidR="00106C1C" w:rsidRPr="00106C1C">
        <w:rPr>
          <w:rFonts w:ascii="Calibri" w:hAnsi="Calibri" w:cs="Calibri"/>
          <w:sz w:val="16"/>
        </w:rPr>
        <w:t>[1]</w:t>
      </w:r>
      <w:r w:rsidR="00106C1C" w:rsidRPr="00106C1C">
        <w:rPr>
          <w:rFonts w:ascii="Calibri" w:hAnsi="Calibri" w:cs="Calibri"/>
          <w:sz w:val="16"/>
        </w:rPr>
        <w:tab/>
        <w:t>B. Djordjevic, ‘</w:t>
      </w:r>
      <w:proofErr w:type="gramStart"/>
      <w:r w:rsidR="00106C1C" w:rsidRPr="00106C1C">
        <w:rPr>
          <w:rFonts w:ascii="Calibri" w:hAnsi="Calibri" w:cs="Calibri"/>
          <w:sz w:val="16"/>
        </w:rPr>
        <w:t>Non Destructive</w:t>
      </w:r>
      <w:proofErr w:type="gramEnd"/>
      <w:r w:rsidR="00106C1C" w:rsidRPr="00106C1C">
        <w:rPr>
          <w:rFonts w:ascii="Calibri" w:hAnsi="Calibri" w:cs="Calibri"/>
          <w:sz w:val="16"/>
        </w:rPr>
        <w:t xml:space="preserve"> Test Technology for the Composite’, p. 7, Jan. 2009.</w:t>
      </w:r>
    </w:p>
    <w:p w14:paraId="7957FC1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w:t>
      </w:r>
      <w:r w:rsidRPr="00106C1C">
        <w:rPr>
          <w:rFonts w:ascii="Calibri" w:hAnsi="Calibri" w:cs="Calibri"/>
          <w:sz w:val="16"/>
        </w:rPr>
        <w:tab/>
        <w:t xml:space="preserve">C. </w:t>
      </w:r>
      <w:proofErr w:type="spellStart"/>
      <w:r w:rsidRPr="00106C1C">
        <w:rPr>
          <w:rFonts w:ascii="Calibri" w:hAnsi="Calibri" w:cs="Calibri"/>
          <w:sz w:val="16"/>
        </w:rPr>
        <w:t>Meola</w:t>
      </w:r>
      <w:proofErr w:type="spellEnd"/>
      <w:r w:rsidRPr="00106C1C">
        <w:rPr>
          <w:rFonts w:ascii="Calibri" w:hAnsi="Calibri" w:cs="Calibri"/>
          <w:sz w:val="16"/>
        </w:rPr>
        <w:t xml:space="preserve">, S. </w:t>
      </w:r>
      <w:proofErr w:type="spellStart"/>
      <w:r w:rsidRPr="00106C1C">
        <w:rPr>
          <w:rFonts w:ascii="Calibri" w:hAnsi="Calibri" w:cs="Calibri"/>
          <w:sz w:val="16"/>
        </w:rPr>
        <w:t>Boccardi</w:t>
      </w:r>
      <w:proofErr w:type="spellEnd"/>
      <w:r w:rsidRPr="00106C1C">
        <w:rPr>
          <w:rFonts w:ascii="Calibri" w:hAnsi="Calibri" w:cs="Calibri"/>
          <w:sz w:val="16"/>
        </w:rPr>
        <w:t xml:space="preserve">, G. M. </w:t>
      </w:r>
      <w:proofErr w:type="spellStart"/>
      <w:r w:rsidRPr="00106C1C">
        <w:rPr>
          <w:rFonts w:ascii="Calibri" w:hAnsi="Calibri" w:cs="Calibri"/>
          <w:sz w:val="16"/>
        </w:rPr>
        <w:t>Carlomagno</w:t>
      </w:r>
      <w:proofErr w:type="spellEnd"/>
      <w:r w:rsidRPr="00106C1C">
        <w:rPr>
          <w:rFonts w:ascii="Calibri" w:hAnsi="Calibri" w:cs="Calibri"/>
          <w:sz w:val="16"/>
        </w:rPr>
        <w:t xml:space="preserve">, N. D. </w:t>
      </w:r>
      <w:proofErr w:type="spellStart"/>
      <w:r w:rsidRPr="00106C1C">
        <w:rPr>
          <w:rFonts w:ascii="Calibri" w:hAnsi="Calibri" w:cs="Calibri"/>
          <w:sz w:val="16"/>
        </w:rPr>
        <w:t>Boffa</w:t>
      </w:r>
      <w:proofErr w:type="spellEnd"/>
      <w:r w:rsidRPr="00106C1C">
        <w:rPr>
          <w:rFonts w:ascii="Calibri" w:hAnsi="Calibri" w:cs="Calibri"/>
          <w:sz w:val="16"/>
        </w:rPr>
        <w:t xml:space="preserve">, E. Monaco, and F. Ricci, ‘Nondestructive evaluation of carbon </w:t>
      </w:r>
      <w:proofErr w:type="spellStart"/>
      <w:r w:rsidRPr="00106C1C">
        <w:rPr>
          <w:rFonts w:ascii="Calibri" w:hAnsi="Calibri" w:cs="Calibri"/>
          <w:sz w:val="16"/>
        </w:rPr>
        <w:t>fibre</w:t>
      </w:r>
      <w:proofErr w:type="spellEnd"/>
      <w:r w:rsidRPr="00106C1C">
        <w:rPr>
          <w:rFonts w:ascii="Calibri" w:hAnsi="Calibri" w:cs="Calibri"/>
          <w:sz w:val="16"/>
        </w:rPr>
        <w:t xml:space="preserve"> reinforced composites with infrared thermography and ultrasonics’, </w:t>
      </w:r>
      <w:r w:rsidRPr="00106C1C">
        <w:rPr>
          <w:rFonts w:ascii="Calibri" w:hAnsi="Calibri" w:cs="Calibri"/>
          <w:i/>
          <w:iCs/>
          <w:sz w:val="16"/>
        </w:rPr>
        <w:t>Compos. Struct.</w:t>
      </w:r>
      <w:r w:rsidRPr="00106C1C">
        <w:rPr>
          <w:rFonts w:ascii="Calibri" w:hAnsi="Calibri" w:cs="Calibri"/>
          <w:sz w:val="16"/>
        </w:rPr>
        <w:t xml:space="preserve">, vol. 134, pp. 845–853, Dec. 2015, </w:t>
      </w:r>
      <w:proofErr w:type="spellStart"/>
      <w:r w:rsidRPr="00106C1C">
        <w:rPr>
          <w:rFonts w:ascii="Calibri" w:hAnsi="Calibri" w:cs="Calibri"/>
          <w:sz w:val="16"/>
        </w:rPr>
        <w:t>doi</w:t>
      </w:r>
      <w:proofErr w:type="spellEnd"/>
      <w:r w:rsidRPr="00106C1C">
        <w:rPr>
          <w:rFonts w:ascii="Calibri" w:hAnsi="Calibri" w:cs="Calibri"/>
          <w:sz w:val="16"/>
        </w:rPr>
        <w:t>: 10.1016/j.compstruct.2015.08.119.</w:t>
      </w:r>
    </w:p>
    <w:p w14:paraId="3F6E7763"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[3]</w:t>
      </w:r>
      <w:r w:rsidRPr="00106C1C">
        <w:rPr>
          <w:rFonts w:ascii="Calibri" w:hAnsi="Calibri" w:cs="Calibri"/>
          <w:sz w:val="16"/>
        </w:rPr>
        <w:tab/>
        <w:t>A. M.-E. Dorado, ‘Composite Material Characterization using Acoustic Wave Speed Measurements’, p. 5.</w:t>
      </w:r>
    </w:p>
    <w:p w14:paraId="0BE6EF01"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[4]</w:t>
      </w:r>
      <w:r w:rsidRPr="00106C1C">
        <w:rPr>
          <w:rFonts w:ascii="Calibri" w:hAnsi="Calibri" w:cs="Calibri"/>
          <w:sz w:val="16"/>
        </w:rPr>
        <w:tab/>
        <w:t xml:space="preserve">Ley, </w:t>
      </w:r>
      <w:proofErr w:type="gramStart"/>
      <w:r w:rsidRPr="00106C1C">
        <w:rPr>
          <w:rFonts w:ascii="Calibri" w:hAnsi="Calibri" w:cs="Calibri"/>
          <w:sz w:val="16"/>
        </w:rPr>
        <w:t>O.</w:t>
      </w:r>
      <w:proofErr w:type="gramEnd"/>
      <w:r w:rsidRPr="00106C1C">
        <w:rPr>
          <w:rFonts w:ascii="Calibri" w:hAnsi="Calibri" w:cs="Calibri"/>
          <w:sz w:val="16"/>
        </w:rPr>
        <w:t xml:space="preserve"> and V. Godinez, ‘Non-destructive evaluation (NDE) of aerospace composites: application of infrared (IR) thermography’, </w:t>
      </w:r>
      <w:proofErr w:type="spellStart"/>
      <w:r w:rsidRPr="00106C1C">
        <w:rPr>
          <w:rFonts w:ascii="Calibri" w:hAnsi="Calibri" w:cs="Calibri"/>
          <w:sz w:val="16"/>
        </w:rPr>
        <w:t>doi</w:t>
      </w:r>
      <w:proofErr w:type="spellEnd"/>
      <w:r w:rsidRPr="00106C1C">
        <w:rPr>
          <w:rFonts w:ascii="Calibri" w:hAnsi="Calibri" w:cs="Calibri"/>
          <w:sz w:val="16"/>
        </w:rPr>
        <w:t>: 10.1533/9780857093554.3.309.</w:t>
      </w:r>
    </w:p>
    <w:p w14:paraId="356BAB4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[5]</w:t>
      </w:r>
      <w:r w:rsidRPr="00106C1C">
        <w:rPr>
          <w:rFonts w:ascii="Calibri" w:hAnsi="Calibri" w:cs="Calibri"/>
          <w:sz w:val="16"/>
        </w:rPr>
        <w:tab/>
        <w:t xml:space="preserve">A. </w:t>
      </w:r>
      <w:proofErr w:type="spellStart"/>
      <w:r w:rsidRPr="00106C1C">
        <w:rPr>
          <w:rFonts w:ascii="Calibri" w:hAnsi="Calibri" w:cs="Calibri"/>
          <w:sz w:val="16"/>
        </w:rPr>
        <w:t>Kokurov</w:t>
      </w:r>
      <w:proofErr w:type="spellEnd"/>
      <w:r w:rsidRPr="00106C1C">
        <w:rPr>
          <w:rFonts w:ascii="Calibri" w:hAnsi="Calibri" w:cs="Calibri"/>
          <w:sz w:val="16"/>
        </w:rPr>
        <w:t xml:space="preserve"> and D. Subbotin, ‘Ultrasonic detection of manufacturing defects in multilayer composite structures’, </w:t>
      </w:r>
      <w:r w:rsidRPr="00106C1C">
        <w:rPr>
          <w:rFonts w:ascii="Calibri" w:hAnsi="Calibri" w:cs="Calibri"/>
          <w:i/>
          <w:iCs/>
          <w:sz w:val="16"/>
        </w:rPr>
        <w:t>IOP Conf. Ser. Mater. Sci. Eng.</w:t>
      </w:r>
      <w:r w:rsidRPr="00106C1C">
        <w:rPr>
          <w:rFonts w:ascii="Calibri" w:hAnsi="Calibri" w:cs="Calibri"/>
          <w:sz w:val="16"/>
        </w:rPr>
        <w:t xml:space="preserve">, vol. 1023, p. 012013, Jan. 2021, </w:t>
      </w:r>
      <w:proofErr w:type="spellStart"/>
      <w:r w:rsidRPr="00106C1C">
        <w:rPr>
          <w:rFonts w:ascii="Calibri" w:hAnsi="Calibri" w:cs="Calibri"/>
          <w:sz w:val="16"/>
        </w:rPr>
        <w:t>doi</w:t>
      </w:r>
      <w:proofErr w:type="spellEnd"/>
      <w:r w:rsidRPr="00106C1C">
        <w:rPr>
          <w:rFonts w:ascii="Calibri" w:hAnsi="Calibri" w:cs="Calibri"/>
          <w:sz w:val="16"/>
        </w:rPr>
        <w:t>: 10.1088/1757-899X/1023/1/012013.</w:t>
      </w:r>
    </w:p>
    <w:p w14:paraId="7E96287D"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[6]</w:t>
      </w:r>
      <w:r w:rsidRPr="00106C1C">
        <w:rPr>
          <w:rFonts w:ascii="Calibri" w:hAnsi="Calibri" w:cs="Calibri"/>
          <w:sz w:val="16"/>
        </w:rPr>
        <w:tab/>
        <w:t xml:space="preserve">D. K. Hsu, ‘15 - Non-destructive evaluation (NDE) of aerospace composites: ultrasonic techniques’, in </w:t>
      </w:r>
      <w:r w:rsidRPr="00106C1C">
        <w:rPr>
          <w:rFonts w:ascii="Calibri" w:hAnsi="Calibri" w:cs="Calibri"/>
          <w:i/>
          <w:iCs/>
          <w:sz w:val="16"/>
        </w:rPr>
        <w:t>Non-Destructive Evaluation (NDE) of Polymer Matrix Composites</w:t>
      </w:r>
      <w:r w:rsidRPr="00106C1C">
        <w:rPr>
          <w:rFonts w:ascii="Calibri" w:hAnsi="Calibri" w:cs="Calibri"/>
          <w:sz w:val="16"/>
        </w:rPr>
        <w:t xml:space="preserve">, V. M. Karbhari, Ed. Woodhead Publishing, 2013, pp. 397–422. </w:t>
      </w:r>
      <w:proofErr w:type="spellStart"/>
      <w:r w:rsidRPr="00106C1C">
        <w:rPr>
          <w:rFonts w:ascii="Calibri" w:hAnsi="Calibri" w:cs="Calibri"/>
          <w:sz w:val="16"/>
        </w:rPr>
        <w:t>doi</w:t>
      </w:r>
      <w:proofErr w:type="spellEnd"/>
      <w:r w:rsidRPr="00106C1C">
        <w:rPr>
          <w:rFonts w:ascii="Calibri" w:hAnsi="Calibri" w:cs="Calibri"/>
          <w:sz w:val="16"/>
        </w:rPr>
        <w:t>: 10.1533/9780857093554.3.397.</w:t>
      </w:r>
    </w:p>
    <w:p w14:paraId="619C4CFA"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[7]</w:t>
      </w:r>
      <w:r w:rsidRPr="00106C1C">
        <w:rPr>
          <w:rFonts w:ascii="Calibri" w:hAnsi="Calibri" w:cs="Calibri"/>
          <w:sz w:val="16"/>
        </w:rPr>
        <w:tab/>
        <w:t xml:space="preserve">F. </w:t>
      </w:r>
      <w:proofErr w:type="spellStart"/>
      <w:r w:rsidRPr="00106C1C">
        <w:rPr>
          <w:rFonts w:ascii="Calibri" w:hAnsi="Calibri" w:cs="Calibri"/>
          <w:sz w:val="16"/>
        </w:rPr>
        <w:t>Heinecke</w:t>
      </w:r>
      <w:proofErr w:type="spellEnd"/>
      <w:r w:rsidRPr="00106C1C">
        <w:rPr>
          <w:rFonts w:ascii="Calibri" w:hAnsi="Calibri" w:cs="Calibri"/>
          <w:sz w:val="16"/>
        </w:rPr>
        <w:t xml:space="preserve"> and C. </w:t>
      </w:r>
      <w:proofErr w:type="spellStart"/>
      <w:r w:rsidRPr="00106C1C">
        <w:rPr>
          <w:rFonts w:ascii="Calibri" w:hAnsi="Calibri" w:cs="Calibri"/>
          <w:sz w:val="16"/>
        </w:rPr>
        <w:t>Willberg</w:t>
      </w:r>
      <w:proofErr w:type="spellEnd"/>
      <w:r w:rsidRPr="00106C1C">
        <w:rPr>
          <w:rFonts w:ascii="Calibri" w:hAnsi="Calibri" w:cs="Calibri"/>
          <w:sz w:val="16"/>
        </w:rPr>
        <w:t xml:space="preserve">, ‘Manufacturing-Induced Imperfections in Composite Parts Manufactured via Automated Fiber Placement’, </w:t>
      </w:r>
      <w:r w:rsidRPr="00106C1C">
        <w:rPr>
          <w:rFonts w:ascii="Calibri" w:hAnsi="Calibri" w:cs="Calibri"/>
          <w:i/>
          <w:iCs/>
          <w:sz w:val="16"/>
        </w:rPr>
        <w:t>J. Compos. Sci.</w:t>
      </w:r>
      <w:r w:rsidRPr="00106C1C">
        <w:rPr>
          <w:rFonts w:ascii="Calibri" w:hAnsi="Calibri" w:cs="Calibri"/>
          <w:sz w:val="16"/>
        </w:rPr>
        <w:t xml:space="preserve">, vol. 3, no. 2, p. 56, Jun. 2019, </w:t>
      </w:r>
      <w:proofErr w:type="spellStart"/>
      <w:r w:rsidRPr="00106C1C">
        <w:rPr>
          <w:rFonts w:ascii="Calibri" w:hAnsi="Calibri" w:cs="Calibri"/>
          <w:sz w:val="16"/>
        </w:rPr>
        <w:t>doi</w:t>
      </w:r>
      <w:proofErr w:type="spellEnd"/>
      <w:r w:rsidRPr="00106C1C">
        <w:rPr>
          <w:rFonts w:ascii="Calibri" w:hAnsi="Calibri" w:cs="Calibri"/>
          <w:sz w:val="16"/>
        </w:rPr>
        <w:t>: 10.3390/jcs3020056.</w:t>
      </w:r>
    </w:p>
    <w:p w14:paraId="4441FF8B"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[8]</w:t>
      </w:r>
      <w:r w:rsidRPr="00106C1C">
        <w:rPr>
          <w:rFonts w:ascii="Calibri" w:hAnsi="Calibri" w:cs="Calibri"/>
          <w:sz w:val="16"/>
        </w:rPr>
        <w:tab/>
        <w:t xml:space="preserve">I. Papa, V. </w:t>
      </w:r>
      <w:proofErr w:type="spellStart"/>
      <w:r w:rsidRPr="00106C1C">
        <w:rPr>
          <w:rFonts w:ascii="Calibri" w:hAnsi="Calibri" w:cs="Calibri"/>
          <w:sz w:val="16"/>
        </w:rPr>
        <w:t>Lopresto</w:t>
      </w:r>
      <w:proofErr w:type="spellEnd"/>
      <w:r w:rsidRPr="00106C1C">
        <w:rPr>
          <w:rFonts w:ascii="Calibri" w:hAnsi="Calibri" w:cs="Calibri"/>
          <w:sz w:val="16"/>
        </w:rPr>
        <w:t xml:space="preserve">, and A. </w:t>
      </w:r>
      <w:proofErr w:type="spellStart"/>
      <w:r w:rsidRPr="00106C1C">
        <w:rPr>
          <w:rFonts w:ascii="Calibri" w:hAnsi="Calibri" w:cs="Calibri"/>
          <w:sz w:val="16"/>
        </w:rPr>
        <w:t>Langella</w:t>
      </w:r>
      <w:proofErr w:type="spellEnd"/>
      <w:r w:rsidRPr="00106C1C">
        <w:rPr>
          <w:rFonts w:ascii="Calibri" w:hAnsi="Calibri" w:cs="Calibri"/>
          <w:sz w:val="16"/>
        </w:rPr>
        <w:t xml:space="preserve">, ‘Ultrasonic inspection of composites materials: Application to detect impact damage’, </w:t>
      </w:r>
      <w:r w:rsidRPr="00106C1C">
        <w:rPr>
          <w:rFonts w:ascii="Calibri" w:hAnsi="Calibri" w:cs="Calibri"/>
          <w:i/>
          <w:iCs/>
          <w:sz w:val="16"/>
        </w:rPr>
        <w:t>Int. J. Lightweight Mater. Manuf.</w:t>
      </w:r>
      <w:r w:rsidRPr="00106C1C">
        <w:rPr>
          <w:rFonts w:ascii="Calibri" w:hAnsi="Calibri" w:cs="Calibri"/>
          <w:sz w:val="16"/>
        </w:rPr>
        <w:t xml:space="preserve">, vol. 4, no. 1, pp. 37–42, Mar. 2021, </w:t>
      </w:r>
      <w:proofErr w:type="spellStart"/>
      <w:r w:rsidRPr="00106C1C">
        <w:rPr>
          <w:rFonts w:ascii="Calibri" w:hAnsi="Calibri" w:cs="Calibri"/>
          <w:sz w:val="16"/>
        </w:rPr>
        <w:t>doi</w:t>
      </w:r>
      <w:proofErr w:type="spellEnd"/>
      <w:r w:rsidRPr="00106C1C">
        <w:rPr>
          <w:rFonts w:ascii="Calibri" w:hAnsi="Calibri" w:cs="Calibri"/>
          <w:sz w:val="16"/>
        </w:rPr>
        <w:t>: 10.1016/j.ijlmm.2020.04.002.</w:t>
      </w:r>
    </w:p>
    <w:p w14:paraId="32F5407A"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[9]</w:t>
      </w:r>
      <w:r w:rsidRPr="00106C1C">
        <w:rPr>
          <w:rFonts w:ascii="Calibri" w:hAnsi="Calibri" w:cs="Calibri"/>
          <w:sz w:val="16"/>
        </w:rPr>
        <w:tab/>
        <w:t xml:space="preserve">L. </w:t>
      </w:r>
      <w:proofErr w:type="spellStart"/>
      <w:r w:rsidRPr="00106C1C">
        <w:rPr>
          <w:rFonts w:ascii="Calibri" w:hAnsi="Calibri" w:cs="Calibri"/>
          <w:sz w:val="16"/>
        </w:rPr>
        <w:t>Séguin</w:t>
      </w:r>
      <w:proofErr w:type="spellEnd"/>
      <w:r w:rsidRPr="00106C1C">
        <w:rPr>
          <w:rFonts w:ascii="Calibri" w:hAnsi="Calibri" w:cs="Calibri"/>
          <w:sz w:val="16"/>
        </w:rPr>
        <w:t xml:space="preserve">-Charbonneau, J. Walter, L.-D. </w:t>
      </w:r>
      <w:proofErr w:type="spellStart"/>
      <w:r w:rsidRPr="00106C1C">
        <w:rPr>
          <w:rFonts w:ascii="Calibri" w:hAnsi="Calibri" w:cs="Calibri"/>
          <w:sz w:val="16"/>
        </w:rPr>
        <w:t>Théroux</w:t>
      </w:r>
      <w:proofErr w:type="spellEnd"/>
      <w:r w:rsidRPr="00106C1C">
        <w:rPr>
          <w:rFonts w:ascii="Calibri" w:hAnsi="Calibri" w:cs="Calibri"/>
          <w:sz w:val="16"/>
        </w:rPr>
        <w:t xml:space="preserve">, L. </w:t>
      </w:r>
      <w:proofErr w:type="spellStart"/>
      <w:r w:rsidRPr="00106C1C">
        <w:rPr>
          <w:rFonts w:ascii="Calibri" w:hAnsi="Calibri" w:cs="Calibri"/>
          <w:sz w:val="16"/>
        </w:rPr>
        <w:t>Scheed</w:t>
      </w:r>
      <w:proofErr w:type="spellEnd"/>
      <w:r w:rsidRPr="00106C1C">
        <w:rPr>
          <w:rFonts w:ascii="Calibri" w:hAnsi="Calibri" w:cs="Calibri"/>
          <w:sz w:val="16"/>
        </w:rPr>
        <w:t xml:space="preserve">, A. </w:t>
      </w:r>
      <w:proofErr w:type="spellStart"/>
      <w:r w:rsidRPr="00106C1C">
        <w:rPr>
          <w:rFonts w:ascii="Calibri" w:hAnsi="Calibri" w:cs="Calibri"/>
          <w:sz w:val="16"/>
        </w:rPr>
        <w:t>Beausoleil</w:t>
      </w:r>
      <w:proofErr w:type="spellEnd"/>
      <w:r w:rsidRPr="00106C1C">
        <w:rPr>
          <w:rFonts w:ascii="Calibri" w:hAnsi="Calibri" w:cs="Calibri"/>
          <w:sz w:val="16"/>
        </w:rPr>
        <w:t xml:space="preserve">, and B. Masson, ‘Automated defect detection for ultrasonic inspection of CFRP aircraft components’, </w:t>
      </w:r>
      <w:r w:rsidRPr="00106C1C">
        <w:rPr>
          <w:rFonts w:ascii="Calibri" w:hAnsi="Calibri" w:cs="Calibri"/>
          <w:i/>
          <w:iCs/>
          <w:sz w:val="16"/>
        </w:rPr>
        <w:t>NDT E Int.</w:t>
      </w:r>
      <w:r w:rsidRPr="00106C1C">
        <w:rPr>
          <w:rFonts w:ascii="Calibri" w:hAnsi="Calibri" w:cs="Calibri"/>
          <w:sz w:val="16"/>
        </w:rPr>
        <w:t xml:space="preserve">, vol. 122, p. 102478, Sep. 2021, </w:t>
      </w:r>
      <w:proofErr w:type="spellStart"/>
      <w:r w:rsidRPr="00106C1C">
        <w:rPr>
          <w:rFonts w:ascii="Calibri" w:hAnsi="Calibri" w:cs="Calibri"/>
          <w:sz w:val="16"/>
        </w:rPr>
        <w:t>doi</w:t>
      </w:r>
      <w:proofErr w:type="spellEnd"/>
      <w:r w:rsidRPr="00106C1C">
        <w:rPr>
          <w:rFonts w:ascii="Calibri" w:hAnsi="Calibri" w:cs="Calibri"/>
          <w:sz w:val="16"/>
        </w:rPr>
        <w:t>: 10.1016/j.ndteint.2021.102478.</w:t>
      </w:r>
    </w:p>
    <w:p w14:paraId="05B75F0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[10]</w:t>
      </w:r>
      <w:r w:rsidRPr="00106C1C">
        <w:rPr>
          <w:rFonts w:ascii="Calibri" w:hAnsi="Calibri" w:cs="Calibri"/>
          <w:sz w:val="16"/>
        </w:rPr>
        <w:tab/>
        <w:t xml:space="preserve">S. </w:t>
      </w:r>
      <w:proofErr w:type="spellStart"/>
      <w:r w:rsidRPr="00106C1C">
        <w:rPr>
          <w:rFonts w:ascii="Calibri" w:hAnsi="Calibri" w:cs="Calibri"/>
          <w:sz w:val="16"/>
        </w:rPr>
        <w:t>Gholizadeh</w:t>
      </w:r>
      <w:proofErr w:type="spellEnd"/>
      <w:r w:rsidRPr="00106C1C">
        <w:rPr>
          <w:rFonts w:ascii="Calibri" w:hAnsi="Calibri" w:cs="Calibri"/>
          <w:sz w:val="16"/>
        </w:rPr>
        <w:t xml:space="preserve">, ‘A review of non-destructive testing methods of composite materials’, </w:t>
      </w:r>
      <w:r w:rsidRPr="00106C1C">
        <w:rPr>
          <w:rFonts w:ascii="Calibri" w:hAnsi="Calibri" w:cs="Calibri"/>
          <w:i/>
          <w:iCs/>
          <w:sz w:val="16"/>
        </w:rPr>
        <w:t xml:space="preserve">Procedia Struct. </w:t>
      </w:r>
      <w:proofErr w:type="spellStart"/>
      <w:r w:rsidRPr="00106C1C">
        <w:rPr>
          <w:rFonts w:ascii="Calibri" w:hAnsi="Calibri" w:cs="Calibri"/>
          <w:i/>
          <w:iCs/>
          <w:sz w:val="16"/>
        </w:rPr>
        <w:t>Integr</w:t>
      </w:r>
      <w:proofErr w:type="spellEnd"/>
      <w:r w:rsidRPr="00106C1C">
        <w:rPr>
          <w:rFonts w:ascii="Calibri" w:hAnsi="Calibri" w:cs="Calibri"/>
          <w:i/>
          <w:iCs/>
          <w:sz w:val="16"/>
        </w:rPr>
        <w:t>.</w:t>
      </w:r>
      <w:r w:rsidRPr="00106C1C">
        <w:rPr>
          <w:rFonts w:ascii="Calibri" w:hAnsi="Calibri" w:cs="Calibri"/>
          <w:sz w:val="16"/>
        </w:rPr>
        <w:t xml:space="preserve">, vol. 1, pp. 50–57, 2016, </w:t>
      </w:r>
      <w:proofErr w:type="spellStart"/>
      <w:r w:rsidRPr="00106C1C">
        <w:rPr>
          <w:rFonts w:ascii="Calibri" w:hAnsi="Calibri" w:cs="Calibri"/>
          <w:sz w:val="16"/>
        </w:rPr>
        <w:t>doi</w:t>
      </w:r>
      <w:proofErr w:type="spellEnd"/>
      <w:r w:rsidRPr="00106C1C">
        <w:rPr>
          <w:rFonts w:ascii="Calibri" w:hAnsi="Calibri" w:cs="Calibri"/>
          <w:sz w:val="16"/>
        </w:rPr>
        <w:t>: 10.1016/j.prostr.2016.02.008.</w:t>
      </w:r>
    </w:p>
    <w:p w14:paraId="66C4D5FF"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[11]</w:t>
      </w:r>
      <w:r w:rsidRPr="00106C1C">
        <w:rPr>
          <w:rFonts w:ascii="Calibri" w:hAnsi="Calibri" w:cs="Calibri"/>
          <w:sz w:val="16"/>
        </w:rPr>
        <w:tab/>
        <w:t xml:space="preserve">M. Jolly </w:t>
      </w:r>
      <w:r w:rsidRPr="00106C1C">
        <w:rPr>
          <w:rFonts w:ascii="Calibri" w:hAnsi="Calibri" w:cs="Calibri"/>
          <w:i/>
          <w:iCs/>
          <w:sz w:val="16"/>
        </w:rPr>
        <w:t>et al.</w:t>
      </w:r>
      <w:r w:rsidRPr="00106C1C">
        <w:rPr>
          <w:rFonts w:ascii="Calibri" w:hAnsi="Calibri" w:cs="Calibri"/>
          <w:sz w:val="16"/>
        </w:rPr>
        <w:t xml:space="preserve">, ‘Review of Non-destructive Testing (NDT) Techniques and their Applicability to </w:t>
      </w:r>
      <w:proofErr w:type="gramStart"/>
      <w:r w:rsidRPr="00106C1C">
        <w:rPr>
          <w:rFonts w:ascii="Calibri" w:hAnsi="Calibri" w:cs="Calibri"/>
          <w:sz w:val="16"/>
        </w:rPr>
        <w:t>Thick Walled</w:t>
      </w:r>
      <w:proofErr w:type="gramEnd"/>
      <w:r w:rsidRPr="00106C1C">
        <w:rPr>
          <w:rFonts w:ascii="Calibri" w:hAnsi="Calibri" w:cs="Calibri"/>
          <w:sz w:val="16"/>
        </w:rPr>
        <w:t xml:space="preserve"> Composites’, </w:t>
      </w:r>
      <w:r w:rsidRPr="00106C1C">
        <w:rPr>
          <w:rFonts w:ascii="Calibri" w:hAnsi="Calibri" w:cs="Calibri"/>
          <w:i/>
          <w:iCs/>
          <w:sz w:val="16"/>
        </w:rPr>
        <w:t>Procedia CIRP</w:t>
      </w:r>
      <w:r w:rsidRPr="00106C1C">
        <w:rPr>
          <w:rFonts w:ascii="Calibri" w:hAnsi="Calibri" w:cs="Calibri"/>
          <w:sz w:val="16"/>
        </w:rPr>
        <w:t xml:space="preserve">, vol. 38, pp. 129–136, Jan. 2015, </w:t>
      </w:r>
      <w:proofErr w:type="spellStart"/>
      <w:r w:rsidRPr="00106C1C">
        <w:rPr>
          <w:rFonts w:ascii="Calibri" w:hAnsi="Calibri" w:cs="Calibri"/>
          <w:sz w:val="16"/>
        </w:rPr>
        <w:t>doi</w:t>
      </w:r>
      <w:proofErr w:type="spellEnd"/>
      <w:r w:rsidRPr="00106C1C">
        <w:rPr>
          <w:rFonts w:ascii="Calibri" w:hAnsi="Calibri" w:cs="Calibri"/>
          <w:sz w:val="16"/>
        </w:rPr>
        <w:t>: 10.1016/j.procir.2015.07.043.</w:t>
      </w:r>
    </w:p>
    <w:p w14:paraId="285284A9"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[12]</w:t>
      </w:r>
      <w:r w:rsidRPr="00106C1C">
        <w:rPr>
          <w:rFonts w:ascii="Calibri" w:hAnsi="Calibri" w:cs="Calibri"/>
          <w:sz w:val="16"/>
        </w:rPr>
        <w:tab/>
        <w:t xml:space="preserve">S. </w:t>
      </w:r>
      <w:proofErr w:type="spellStart"/>
      <w:r w:rsidRPr="00106C1C">
        <w:rPr>
          <w:rFonts w:ascii="Calibri" w:hAnsi="Calibri" w:cs="Calibri"/>
          <w:sz w:val="16"/>
        </w:rPr>
        <w:t>Maack</w:t>
      </w:r>
      <w:proofErr w:type="spellEnd"/>
      <w:r w:rsidRPr="00106C1C">
        <w:rPr>
          <w:rFonts w:ascii="Calibri" w:hAnsi="Calibri" w:cs="Calibri"/>
          <w:sz w:val="16"/>
        </w:rPr>
        <w:t xml:space="preserve">, V. Salvador, and S. David, ‘Validation of artificial defects for Non-destructive testing measurements on a reference structure’, </w:t>
      </w:r>
      <w:r w:rsidRPr="00106C1C">
        <w:rPr>
          <w:rFonts w:ascii="Calibri" w:hAnsi="Calibri" w:cs="Calibri"/>
          <w:i/>
          <w:iCs/>
          <w:sz w:val="16"/>
        </w:rPr>
        <w:t>MATEC Web Conf.</w:t>
      </w:r>
      <w:r w:rsidRPr="00106C1C">
        <w:rPr>
          <w:rFonts w:ascii="Calibri" w:hAnsi="Calibri" w:cs="Calibri"/>
          <w:sz w:val="16"/>
        </w:rPr>
        <w:t xml:space="preserve">, vol. 199, p. 06006, Jan. 2018, </w:t>
      </w:r>
      <w:proofErr w:type="spellStart"/>
      <w:r w:rsidRPr="00106C1C">
        <w:rPr>
          <w:rFonts w:ascii="Calibri" w:hAnsi="Calibri" w:cs="Calibri"/>
          <w:sz w:val="16"/>
        </w:rPr>
        <w:t>doi</w:t>
      </w:r>
      <w:proofErr w:type="spellEnd"/>
      <w:r w:rsidRPr="00106C1C">
        <w:rPr>
          <w:rFonts w:ascii="Calibri" w:hAnsi="Calibri" w:cs="Calibri"/>
          <w:sz w:val="16"/>
        </w:rPr>
        <w:t>: 10.1051/</w:t>
      </w:r>
      <w:proofErr w:type="spellStart"/>
      <w:r w:rsidRPr="00106C1C">
        <w:rPr>
          <w:rFonts w:ascii="Calibri" w:hAnsi="Calibri" w:cs="Calibri"/>
          <w:sz w:val="16"/>
        </w:rPr>
        <w:t>matecconf</w:t>
      </w:r>
      <w:proofErr w:type="spellEnd"/>
      <w:r w:rsidRPr="00106C1C">
        <w:rPr>
          <w:rFonts w:ascii="Calibri" w:hAnsi="Calibri" w:cs="Calibri"/>
          <w:sz w:val="16"/>
        </w:rPr>
        <w:t>/201819906006.</w:t>
      </w:r>
    </w:p>
    <w:p w14:paraId="00B805E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[13]</w:t>
      </w:r>
      <w:r w:rsidRPr="00106C1C">
        <w:rPr>
          <w:rFonts w:ascii="Calibri" w:hAnsi="Calibri" w:cs="Calibri"/>
          <w:sz w:val="16"/>
        </w:rPr>
        <w:tab/>
        <w:t xml:space="preserve">P. Gardner </w:t>
      </w:r>
      <w:r w:rsidRPr="00106C1C">
        <w:rPr>
          <w:rFonts w:ascii="Calibri" w:hAnsi="Calibri" w:cs="Calibri"/>
          <w:i/>
          <w:iCs/>
          <w:sz w:val="16"/>
        </w:rPr>
        <w:t>et al.</w:t>
      </w:r>
      <w:r w:rsidRPr="00106C1C">
        <w:rPr>
          <w:rFonts w:ascii="Calibri" w:hAnsi="Calibri" w:cs="Calibri"/>
          <w:sz w:val="16"/>
        </w:rPr>
        <w:t xml:space="preserve">, ‘Machine learning at the interface of structural health monitoring and non-destructive evaluation’, </w:t>
      </w:r>
      <w:r w:rsidRPr="00106C1C">
        <w:rPr>
          <w:rFonts w:ascii="Calibri" w:hAnsi="Calibri" w:cs="Calibri"/>
          <w:i/>
          <w:iCs/>
          <w:sz w:val="16"/>
        </w:rPr>
        <w:t>Philos. Trans. R. Soc. Math. Phys. Eng. Sci.</w:t>
      </w:r>
      <w:r w:rsidRPr="00106C1C">
        <w:rPr>
          <w:rFonts w:ascii="Calibri" w:hAnsi="Calibri" w:cs="Calibri"/>
          <w:sz w:val="16"/>
        </w:rPr>
        <w:t xml:space="preserve">, vol. 378, no. 2182, p. 20190581, Oct. 2020, </w:t>
      </w:r>
      <w:proofErr w:type="spellStart"/>
      <w:r w:rsidRPr="00106C1C">
        <w:rPr>
          <w:rFonts w:ascii="Calibri" w:hAnsi="Calibri" w:cs="Calibri"/>
          <w:sz w:val="16"/>
        </w:rPr>
        <w:t>doi</w:t>
      </w:r>
      <w:proofErr w:type="spellEnd"/>
      <w:r w:rsidRPr="00106C1C">
        <w:rPr>
          <w:rFonts w:ascii="Calibri" w:hAnsi="Calibri" w:cs="Calibri"/>
          <w:sz w:val="16"/>
        </w:rPr>
        <w:t>: 10.1098/rsta.2019.0581.</w:t>
      </w:r>
    </w:p>
    <w:p w14:paraId="2EC69BAD"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[14]</w:t>
      </w:r>
      <w:r w:rsidRPr="00106C1C">
        <w:rPr>
          <w:rFonts w:ascii="Calibri" w:hAnsi="Calibri" w:cs="Calibri"/>
          <w:sz w:val="16"/>
        </w:rPr>
        <w:tab/>
        <w:t xml:space="preserve">‘Introduction to non-destructive testing’, </w:t>
      </w:r>
      <w:r w:rsidRPr="00106C1C">
        <w:rPr>
          <w:rFonts w:ascii="Calibri" w:hAnsi="Calibri" w:cs="Calibri"/>
          <w:i/>
          <w:iCs/>
          <w:sz w:val="16"/>
        </w:rPr>
        <w:t>Aerospace Testing International</w:t>
      </w:r>
      <w:r w:rsidRPr="00106C1C">
        <w:rPr>
          <w:rFonts w:ascii="Calibri" w:hAnsi="Calibri" w:cs="Calibri"/>
          <w:sz w:val="16"/>
        </w:rPr>
        <w:t>, Oct. 25, 2018. https://www.aerospacetestinginternational.com/features/introduction-to-non-destructive-testing.html (accessed Nov. 17, 2021).</w:t>
      </w:r>
    </w:p>
    <w:p w14:paraId="144EF6E5"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[15]</w:t>
      </w:r>
      <w:r w:rsidRPr="00106C1C">
        <w:rPr>
          <w:rFonts w:ascii="Calibri" w:hAnsi="Calibri" w:cs="Calibri"/>
          <w:sz w:val="16"/>
        </w:rPr>
        <w:tab/>
        <w:t xml:space="preserve">F. W. Margrave, K. </w:t>
      </w:r>
      <w:proofErr w:type="spellStart"/>
      <w:r w:rsidRPr="00106C1C">
        <w:rPr>
          <w:rFonts w:ascii="Calibri" w:hAnsi="Calibri" w:cs="Calibri"/>
          <w:sz w:val="16"/>
        </w:rPr>
        <w:t>Rigas</w:t>
      </w:r>
      <w:proofErr w:type="spellEnd"/>
      <w:r w:rsidRPr="00106C1C">
        <w:rPr>
          <w:rFonts w:ascii="Calibri" w:hAnsi="Calibri" w:cs="Calibri"/>
          <w:sz w:val="16"/>
        </w:rPr>
        <w:t xml:space="preserve">, D. A. Bradley, and P. </w:t>
      </w:r>
      <w:proofErr w:type="spellStart"/>
      <w:r w:rsidRPr="00106C1C">
        <w:rPr>
          <w:rFonts w:ascii="Calibri" w:hAnsi="Calibri" w:cs="Calibri"/>
          <w:sz w:val="16"/>
        </w:rPr>
        <w:t>Barrowcliffe</w:t>
      </w:r>
      <w:proofErr w:type="spellEnd"/>
      <w:r w:rsidRPr="00106C1C">
        <w:rPr>
          <w:rFonts w:ascii="Calibri" w:hAnsi="Calibri" w:cs="Calibri"/>
          <w:sz w:val="16"/>
        </w:rPr>
        <w:t xml:space="preserve">, ‘The use of neural networks in ultrasonic flaw detection’, </w:t>
      </w:r>
      <w:r w:rsidRPr="00106C1C">
        <w:rPr>
          <w:rFonts w:ascii="Calibri" w:hAnsi="Calibri" w:cs="Calibri"/>
          <w:i/>
          <w:iCs/>
          <w:sz w:val="16"/>
        </w:rPr>
        <w:t>Measurement</w:t>
      </w:r>
      <w:r w:rsidRPr="00106C1C">
        <w:rPr>
          <w:rFonts w:ascii="Calibri" w:hAnsi="Calibri" w:cs="Calibri"/>
          <w:sz w:val="16"/>
        </w:rPr>
        <w:t xml:space="preserve">, vol. 25, no. 2, pp. 143–154, Mar. 1999, </w:t>
      </w:r>
      <w:proofErr w:type="spellStart"/>
      <w:r w:rsidRPr="00106C1C">
        <w:rPr>
          <w:rFonts w:ascii="Calibri" w:hAnsi="Calibri" w:cs="Calibri"/>
          <w:sz w:val="16"/>
        </w:rPr>
        <w:t>doi</w:t>
      </w:r>
      <w:proofErr w:type="spellEnd"/>
      <w:r w:rsidRPr="00106C1C">
        <w:rPr>
          <w:rFonts w:ascii="Calibri" w:hAnsi="Calibri" w:cs="Calibri"/>
          <w:sz w:val="16"/>
        </w:rPr>
        <w:t>: 10.1016/S0263-2241(98)00075-X.</w:t>
      </w:r>
    </w:p>
    <w:p w14:paraId="3462734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[16]</w:t>
      </w:r>
      <w:r w:rsidRPr="00106C1C">
        <w:rPr>
          <w:rFonts w:ascii="Calibri" w:hAnsi="Calibri" w:cs="Calibri"/>
          <w:sz w:val="16"/>
        </w:rPr>
        <w:tab/>
        <w:t xml:space="preserve">J. Ye, S. Ito, and N. Toyama, ‘Computerized Ultrasonic Imaging Inspection: From Shallow to Deep Learning’, </w:t>
      </w:r>
      <w:r w:rsidRPr="00106C1C">
        <w:rPr>
          <w:rFonts w:ascii="Calibri" w:hAnsi="Calibri" w:cs="Calibri"/>
          <w:i/>
          <w:iCs/>
          <w:sz w:val="16"/>
        </w:rPr>
        <w:t>Sensors</w:t>
      </w:r>
      <w:r w:rsidRPr="00106C1C">
        <w:rPr>
          <w:rFonts w:ascii="Calibri" w:hAnsi="Calibri" w:cs="Calibri"/>
          <w:sz w:val="16"/>
        </w:rPr>
        <w:t xml:space="preserve">, vol. 18, no. 11, p. 3820, Nov. 2018, </w:t>
      </w:r>
      <w:proofErr w:type="spellStart"/>
      <w:r w:rsidRPr="00106C1C">
        <w:rPr>
          <w:rFonts w:ascii="Calibri" w:hAnsi="Calibri" w:cs="Calibri"/>
          <w:sz w:val="16"/>
        </w:rPr>
        <w:t>doi</w:t>
      </w:r>
      <w:proofErr w:type="spellEnd"/>
      <w:r w:rsidRPr="00106C1C">
        <w:rPr>
          <w:rFonts w:ascii="Calibri" w:hAnsi="Calibri" w:cs="Calibri"/>
          <w:sz w:val="16"/>
        </w:rPr>
        <w:t>: 10.3390/s18113820.</w:t>
      </w:r>
    </w:p>
    <w:p w14:paraId="3FECBF26"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[17]</w:t>
      </w:r>
      <w:r w:rsidRPr="00106C1C">
        <w:rPr>
          <w:rFonts w:ascii="Calibri" w:hAnsi="Calibri" w:cs="Calibri"/>
          <w:sz w:val="16"/>
        </w:rPr>
        <w:tab/>
        <w:t xml:space="preserve">B. </w:t>
      </w:r>
      <w:proofErr w:type="spellStart"/>
      <w:r w:rsidRPr="00106C1C">
        <w:rPr>
          <w:rFonts w:ascii="Calibri" w:hAnsi="Calibri" w:cs="Calibri"/>
          <w:sz w:val="16"/>
        </w:rPr>
        <w:t>Valeske</w:t>
      </w:r>
      <w:proofErr w:type="spellEnd"/>
      <w:r w:rsidRPr="00106C1C">
        <w:rPr>
          <w:rFonts w:ascii="Calibri" w:hAnsi="Calibri" w:cs="Calibri"/>
          <w:sz w:val="16"/>
        </w:rPr>
        <w:t xml:space="preserve">, A. Osman, F. </w:t>
      </w:r>
      <w:proofErr w:type="spellStart"/>
      <w:r w:rsidRPr="00106C1C">
        <w:rPr>
          <w:rFonts w:ascii="Calibri" w:hAnsi="Calibri" w:cs="Calibri"/>
          <w:sz w:val="16"/>
        </w:rPr>
        <w:t>Römer</w:t>
      </w:r>
      <w:proofErr w:type="spellEnd"/>
      <w:r w:rsidRPr="00106C1C">
        <w:rPr>
          <w:rFonts w:ascii="Calibri" w:hAnsi="Calibri" w:cs="Calibri"/>
          <w:sz w:val="16"/>
        </w:rPr>
        <w:t xml:space="preserve">, and R. </w:t>
      </w:r>
      <w:proofErr w:type="spellStart"/>
      <w:r w:rsidRPr="00106C1C">
        <w:rPr>
          <w:rFonts w:ascii="Calibri" w:hAnsi="Calibri" w:cs="Calibri"/>
          <w:sz w:val="16"/>
        </w:rPr>
        <w:t>Tschuncky</w:t>
      </w:r>
      <w:proofErr w:type="spellEnd"/>
      <w:r w:rsidRPr="00106C1C">
        <w:rPr>
          <w:rFonts w:ascii="Calibri" w:hAnsi="Calibri" w:cs="Calibri"/>
          <w:sz w:val="16"/>
        </w:rPr>
        <w:t xml:space="preserve">, ‘Next Generation NDE Sensor Systems as </w:t>
      </w:r>
      <w:proofErr w:type="spellStart"/>
      <w:r w:rsidRPr="00106C1C">
        <w:rPr>
          <w:rFonts w:ascii="Calibri" w:hAnsi="Calibri" w:cs="Calibri"/>
          <w:sz w:val="16"/>
        </w:rPr>
        <w:t>IIoT</w:t>
      </w:r>
      <w:proofErr w:type="spellEnd"/>
      <w:r w:rsidRPr="00106C1C">
        <w:rPr>
          <w:rFonts w:ascii="Calibri" w:hAnsi="Calibri" w:cs="Calibri"/>
          <w:sz w:val="16"/>
        </w:rPr>
        <w:t xml:space="preserve"> Elements of Industry 4.0’, </w:t>
      </w:r>
      <w:r w:rsidRPr="00106C1C">
        <w:rPr>
          <w:rFonts w:ascii="Calibri" w:hAnsi="Calibri" w:cs="Calibri"/>
          <w:i/>
          <w:iCs/>
          <w:sz w:val="16"/>
        </w:rPr>
        <w:t xml:space="preserve">Res. </w:t>
      </w:r>
      <w:proofErr w:type="spellStart"/>
      <w:r w:rsidRPr="00106C1C">
        <w:rPr>
          <w:rFonts w:ascii="Calibri" w:hAnsi="Calibri" w:cs="Calibri"/>
          <w:i/>
          <w:iCs/>
          <w:sz w:val="16"/>
        </w:rPr>
        <w:t>Nondestruct</w:t>
      </w:r>
      <w:proofErr w:type="spellEnd"/>
      <w:r w:rsidRPr="00106C1C">
        <w:rPr>
          <w:rFonts w:ascii="Calibri" w:hAnsi="Calibri" w:cs="Calibri"/>
          <w:i/>
          <w:iCs/>
          <w:sz w:val="16"/>
        </w:rPr>
        <w:t>. Eval.</w:t>
      </w:r>
      <w:r w:rsidRPr="00106C1C">
        <w:rPr>
          <w:rFonts w:ascii="Calibri" w:hAnsi="Calibri" w:cs="Calibri"/>
          <w:sz w:val="16"/>
        </w:rPr>
        <w:t xml:space="preserve">, vol. 31, no. 5–6, pp. 340–369, Nov. 2020, </w:t>
      </w:r>
      <w:proofErr w:type="spellStart"/>
      <w:r w:rsidRPr="00106C1C">
        <w:rPr>
          <w:rFonts w:ascii="Calibri" w:hAnsi="Calibri" w:cs="Calibri"/>
          <w:sz w:val="16"/>
        </w:rPr>
        <w:t>doi</w:t>
      </w:r>
      <w:proofErr w:type="spellEnd"/>
      <w:r w:rsidRPr="00106C1C">
        <w:rPr>
          <w:rFonts w:ascii="Calibri" w:hAnsi="Calibri" w:cs="Calibri"/>
          <w:sz w:val="16"/>
        </w:rPr>
        <w:t>: 10.1080/09349847.2020.1841862.</w:t>
      </w:r>
    </w:p>
    <w:p w14:paraId="786DE2EA"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[18]</w:t>
      </w:r>
      <w:r w:rsidRPr="00106C1C">
        <w:rPr>
          <w:rFonts w:ascii="Calibri" w:hAnsi="Calibri" w:cs="Calibri"/>
          <w:sz w:val="16"/>
        </w:rPr>
        <w:tab/>
        <w:t xml:space="preserve">S. </w:t>
      </w:r>
      <w:proofErr w:type="spellStart"/>
      <w:r w:rsidRPr="00106C1C">
        <w:rPr>
          <w:rFonts w:ascii="Calibri" w:hAnsi="Calibri" w:cs="Calibri"/>
          <w:sz w:val="16"/>
        </w:rPr>
        <w:t>Cantero</w:t>
      </w:r>
      <w:proofErr w:type="spellEnd"/>
      <w:r w:rsidRPr="00106C1C">
        <w:rPr>
          <w:rFonts w:ascii="Calibri" w:hAnsi="Calibri" w:cs="Calibri"/>
          <w:sz w:val="16"/>
        </w:rPr>
        <w:t xml:space="preserve">-Chinchilla, P. D. Wilcox, and A. J. </w:t>
      </w:r>
      <w:proofErr w:type="spellStart"/>
      <w:r w:rsidRPr="00106C1C">
        <w:rPr>
          <w:rFonts w:ascii="Calibri" w:hAnsi="Calibri" w:cs="Calibri"/>
          <w:sz w:val="16"/>
        </w:rPr>
        <w:t>Croxford</w:t>
      </w:r>
      <w:proofErr w:type="spellEnd"/>
      <w:r w:rsidRPr="00106C1C">
        <w:rPr>
          <w:rFonts w:ascii="Calibri" w:hAnsi="Calibri" w:cs="Calibri"/>
          <w:sz w:val="16"/>
        </w:rPr>
        <w:t xml:space="preserve">, ‘Deep learning in automated ultrasonic NDE -- developments, </w:t>
      </w:r>
      <w:proofErr w:type="gramStart"/>
      <w:r w:rsidRPr="00106C1C">
        <w:rPr>
          <w:rFonts w:ascii="Calibri" w:hAnsi="Calibri" w:cs="Calibri"/>
          <w:sz w:val="16"/>
        </w:rPr>
        <w:t>axioms</w:t>
      </w:r>
      <w:proofErr w:type="gramEnd"/>
      <w:r w:rsidRPr="00106C1C">
        <w:rPr>
          <w:rFonts w:ascii="Calibri" w:hAnsi="Calibri" w:cs="Calibri"/>
          <w:sz w:val="16"/>
        </w:rPr>
        <w:t xml:space="preserve"> and opportunities’, </w:t>
      </w:r>
      <w:r w:rsidRPr="00106C1C">
        <w:rPr>
          <w:rFonts w:ascii="Calibri" w:hAnsi="Calibri" w:cs="Calibri"/>
          <w:i/>
          <w:iCs/>
          <w:sz w:val="16"/>
        </w:rPr>
        <w:t xml:space="preserve">ArXiv211206650 </w:t>
      </w:r>
      <w:proofErr w:type="spellStart"/>
      <w:r w:rsidRPr="00106C1C">
        <w:rPr>
          <w:rFonts w:ascii="Calibri" w:hAnsi="Calibri" w:cs="Calibri"/>
          <w:i/>
          <w:iCs/>
          <w:sz w:val="16"/>
        </w:rPr>
        <w:t>Eess</w:t>
      </w:r>
      <w:proofErr w:type="spellEnd"/>
      <w:r w:rsidRPr="00106C1C">
        <w:rPr>
          <w:rFonts w:ascii="Calibri" w:hAnsi="Calibri" w:cs="Calibri"/>
          <w:sz w:val="16"/>
        </w:rPr>
        <w:t>, Dec. 2021, Accessed: Jan. 12, 2022. [Online]. Available: http://arxiv.org/abs/2112.06650</w:t>
      </w:r>
    </w:p>
    <w:p w14:paraId="2AA725E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[19]</w:t>
      </w:r>
      <w:r w:rsidRPr="00106C1C">
        <w:rPr>
          <w:rFonts w:ascii="Calibri" w:hAnsi="Calibri" w:cs="Calibri"/>
          <w:sz w:val="16"/>
        </w:rPr>
        <w:tab/>
        <w:t xml:space="preserve">M. Meng, Y. J. Chua, E. </w:t>
      </w:r>
      <w:proofErr w:type="spellStart"/>
      <w:r w:rsidRPr="00106C1C">
        <w:rPr>
          <w:rFonts w:ascii="Calibri" w:hAnsi="Calibri" w:cs="Calibri"/>
          <w:sz w:val="16"/>
        </w:rPr>
        <w:t>Wouterson</w:t>
      </w:r>
      <w:proofErr w:type="spellEnd"/>
      <w:r w:rsidRPr="00106C1C">
        <w:rPr>
          <w:rFonts w:ascii="Calibri" w:hAnsi="Calibri" w:cs="Calibri"/>
          <w:sz w:val="16"/>
        </w:rPr>
        <w:t xml:space="preserve">, and C. P. K. Ong, ‘Ultrasonic signal classification and imaging system for composite materials via deep convolutional neural networks’, </w:t>
      </w:r>
      <w:r w:rsidRPr="00106C1C">
        <w:rPr>
          <w:rFonts w:ascii="Calibri" w:hAnsi="Calibri" w:cs="Calibri"/>
          <w:i/>
          <w:iCs/>
          <w:sz w:val="16"/>
        </w:rPr>
        <w:t>Neurocomputing</w:t>
      </w:r>
      <w:r w:rsidRPr="00106C1C">
        <w:rPr>
          <w:rFonts w:ascii="Calibri" w:hAnsi="Calibri" w:cs="Calibri"/>
          <w:sz w:val="16"/>
        </w:rPr>
        <w:t xml:space="preserve">, vol. 257, pp. 128–135, Sep. 2017, </w:t>
      </w:r>
      <w:proofErr w:type="spellStart"/>
      <w:r w:rsidRPr="00106C1C">
        <w:rPr>
          <w:rFonts w:ascii="Calibri" w:hAnsi="Calibri" w:cs="Calibri"/>
          <w:sz w:val="16"/>
        </w:rPr>
        <w:t>doi</w:t>
      </w:r>
      <w:proofErr w:type="spellEnd"/>
      <w:r w:rsidRPr="00106C1C">
        <w:rPr>
          <w:rFonts w:ascii="Calibri" w:hAnsi="Calibri" w:cs="Calibri"/>
          <w:sz w:val="16"/>
        </w:rPr>
        <w:t>: 10.1016/j.neucom.2016.11.066.</w:t>
      </w:r>
    </w:p>
    <w:p w14:paraId="69657178"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[20]</w:t>
      </w:r>
      <w:r w:rsidRPr="00106C1C">
        <w:rPr>
          <w:rFonts w:ascii="Calibri" w:hAnsi="Calibri" w:cs="Calibri"/>
          <w:sz w:val="16"/>
        </w:rPr>
        <w:tab/>
        <w:t xml:space="preserve">B. Wang, Y. Li, Y. Luo, X. Li, and T. </w:t>
      </w:r>
      <w:proofErr w:type="spellStart"/>
      <w:r w:rsidRPr="00106C1C">
        <w:rPr>
          <w:rFonts w:ascii="Calibri" w:hAnsi="Calibri" w:cs="Calibri"/>
          <w:sz w:val="16"/>
        </w:rPr>
        <w:t>Freiheit</w:t>
      </w:r>
      <w:proofErr w:type="spellEnd"/>
      <w:r w:rsidRPr="00106C1C">
        <w:rPr>
          <w:rFonts w:ascii="Calibri" w:hAnsi="Calibri" w:cs="Calibri"/>
          <w:sz w:val="16"/>
        </w:rPr>
        <w:t xml:space="preserve">, ‘Early Event Detection in a Deep-learning Driven Quality Prediction Model for Ultrasonic Welding’, </w:t>
      </w:r>
      <w:r w:rsidRPr="00106C1C">
        <w:rPr>
          <w:rFonts w:ascii="Calibri" w:hAnsi="Calibri" w:cs="Calibri"/>
          <w:i/>
          <w:iCs/>
          <w:sz w:val="16"/>
        </w:rPr>
        <w:t>J. Manuf. Syst.</w:t>
      </w:r>
      <w:r w:rsidRPr="00106C1C">
        <w:rPr>
          <w:rFonts w:ascii="Calibri" w:hAnsi="Calibri" w:cs="Calibri"/>
          <w:sz w:val="16"/>
        </w:rPr>
        <w:t xml:space="preserve">, vol. 2021, pp. 325–336, Jun. 2021, </w:t>
      </w:r>
      <w:proofErr w:type="spellStart"/>
      <w:r w:rsidRPr="00106C1C">
        <w:rPr>
          <w:rFonts w:ascii="Calibri" w:hAnsi="Calibri" w:cs="Calibri"/>
          <w:sz w:val="16"/>
        </w:rPr>
        <w:t>doi</w:t>
      </w:r>
      <w:proofErr w:type="spellEnd"/>
      <w:r w:rsidRPr="00106C1C">
        <w:rPr>
          <w:rFonts w:ascii="Calibri" w:hAnsi="Calibri" w:cs="Calibri"/>
          <w:sz w:val="16"/>
        </w:rPr>
        <w:t>: 10.1016/j.jmsy.2021.06.009.</w:t>
      </w:r>
    </w:p>
    <w:p w14:paraId="73BEFA08"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[21]</w:t>
      </w:r>
      <w:r w:rsidRPr="00106C1C">
        <w:rPr>
          <w:rFonts w:ascii="Calibri" w:hAnsi="Calibri" w:cs="Calibri"/>
          <w:sz w:val="16"/>
        </w:rPr>
        <w:tab/>
        <w:t xml:space="preserve">R. J. Pyle, R. L. T. Bevan, R. R. Hughes, R. K. </w:t>
      </w:r>
      <w:proofErr w:type="spellStart"/>
      <w:r w:rsidRPr="00106C1C">
        <w:rPr>
          <w:rFonts w:ascii="Calibri" w:hAnsi="Calibri" w:cs="Calibri"/>
          <w:sz w:val="16"/>
        </w:rPr>
        <w:t>Rachev</w:t>
      </w:r>
      <w:proofErr w:type="spellEnd"/>
      <w:r w:rsidRPr="00106C1C">
        <w:rPr>
          <w:rFonts w:ascii="Calibri" w:hAnsi="Calibri" w:cs="Calibri"/>
          <w:sz w:val="16"/>
        </w:rPr>
        <w:t xml:space="preserve">, A. A. S. Ali, and P. D. Wilcox, ‘Deep Learning for Ultrasonic Crack Characterization in NDE’, </w:t>
      </w:r>
      <w:r w:rsidRPr="00106C1C">
        <w:rPr>
          <w:rFonts w:ascii="Calibri" w:hAnsi="Calibri" w:cs="Calibri"/>
          <w:i/>
          <w:iCs/>
          <w:sz w:val="16"/>
        </w:rPr>
        <w:t xml:space="preserve">IEEE Trans. </w:t>
      </w:r>
      <w:proofErr w:type="spellStart"/>
      <w:r w:rsidRPr="00106C1C">
        <w:rPr>
          <w:rFonts w:ascii="Calibri" w:hAnsi="Calibri" w:cs="Calibri"/>
          <w:i/>
          <w:iCs/>
          <w:sz w:val="16"/>
        </w:rPr>
        <w:t>Ultrason</w:t>
      </w:r>
      <w:proofErr w:type="spellEnd"/>
      <w:r w:rsidRPr="00106C1C">
        <w:rPr>
          <w:rFonts w:ascii="Calibri" w:hAnsi="Calibri" w:cs="Calibri"/>
          <w:i/>
          <w:iCs/>
          <w:sz w:val="16"/>
        </w:rPr>
        <w:t xml:space="preserve">. </w:t>
      </w:r>
      <w:proofErr w:type="spellStart"/>
      <w:r w:rsidRPr="00106C1C">
        <w:rPr>
          <w:rFonts w:ascii="Calibri" w:hAnsi="Calibri" w:cs="Calibri"/>
          <w:i/>
          <w:iCs/>
          <w:sz w:val="16"/>
        </w:rPr>
        <w:t>Ferroelectr</w:t>
      </w:r>
      <w:proofErr w:type="spellEnd"/>
      <w:r w:rsidRPr="00106C1C">
        <w:rPr>
          <w:rFonts w:ascii="Calibri" w:hAnsi="Calibri" w:cs="Calibri"/>
          <w:i/>
          <w:iCs/>
          <w:sz w:val="16"/>
        </w:rPr>
        <w:t>. Freq. Control</w:t>
      </w:r>
      <w:r w:rsidRPr="00106C1C">
        <w:rPr>
          <w:rFonts w:ascii="Calibri" w:hAnsi="Calibri" w:cs="Calibri"/>
          <w:sz w:val="16"/>
        </w:rPr>
        <w:t xml:space="preserve">, vol. 68, no. 5, pp. 1854–1865, May 2021, </w:t>
      </w:r>
      <w:proofErr w:type="spellStart"/>
      <w:r w:rsidRPr="00106C1C">
        <w:rPr>
          <w:rFonts w:ascii="Calibri" w:hAnsi="Calibri" w:cs="Calibri"/>
          <w:sz w:val="16"/>
        </w:rPr>
        <w:t>doi</w:t>
      </w:r>
      <w:proofErr w:type="spellEnd"/>
      <w:r w:rsidRPr="00106C1C">
        <w:rPr>
          <w:rFonts w:ascii="Calibri" w:hAnsi="Calibri" w:cs="Calibri"/>
          <w:sz w:val="16"/>
        </w:rPr>
        <w:t>: 10.1109/TUFFC.2020.3045847.</w:t>
      </w:r>
    </w:p>
    <w:p w14:paraId="008B0543"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[22]</w:t>
      </w:r>
      <w:r w:rsidRPr="00106C1C">
        <w:rPr>
          <w:rFonts w:ascii="Calibri" w:hAnsi="Calibri" w:cs="Calibri"/>
          <w:sz w:val="16"/>
        </w:rPr>
        <w:tab/>
        <w:t xml:space="preserve">S. </w:t>
      </w:r>
      <w:proofErr w:type="spellStart"/>
      <w:r w:rsidRPr="00106C1C">
        <w:rPr>
          <w:rFonts w:ascii="Calibri" w:hAnsi="Calibri" w:cs="Calibri"/>
          <w:sz w:val="16"/>
        </w:rPr>
        <w:t>Lonne</w:t>
      </w:r>
      <w:proofErr w:type="spellEnd"/>
      <w:r w:rsidRPr="00106C1C">
        <w:rPr>
          <w:rFonts w:ascii="Calibri" w:hAnsi="Calibri" w:cs="Calibri"/>
          <w:sz w:val="16"/>
        </w:rPr>
        <w:t xml:space="preserve">, S. </w:t>
      </w:r>
      <w:proofErr w:type="spellStart"/>
      <w:r w:rsidRPr="00106C1C">
        <w:rPr>
          <w:rFonts w:ascii="Calibri" w:hAnsi="Calibri" w:cs="Calibri"/>
          <w:sz w:val="16"/>
        </w:rPr>
        <w:t>Mahaut</w:t>
      </w:r>
      <w:proofErr w:type="spellEnd"/>
      <w:r w:rsidRPr="00106C1C">
        <w:rPr>
          <w:rFonts w:ascii="Calibri" w:hAnsi="Calibri" w:cs="Calibri"/>
          <w:sz w:val="16"/>
        </w:rPr>
        <w:t xml:space="preserve">, and G. </w:t>
      </w:r>
      <w:proofErr w:type="spellStart"/>
      <w:r w:rsidRPr="00106C1C">
        <w:rPr>
          <w:rFonts w:ascii="Calibri" w:hAnsi="Calibri" w:cs="Calibri"/>
          <w:sz w:val="16"/>
        </w:rPr>
        <w:t>Cattiaux</w:t>
      </w:r>
      <w:proofErr w:type="spellEnd"/>
      <w:r w:rsidRPr="00106C1C">
        <w:rPr>
          <w:rFonts w:ascii="Calibri" w:hAnsi="Calibri" w:cs="Calibri"/>
          <w:sz w:val="16"/>
        </w:rPr>
        <w:t>, ‘EXPERIMENTAL VALIDATION OF CIVA ULTRASONIC SIMULATIONS’, Jan. 2006.</w:t>
      </w:r>
    </w:p>
    <w:p w14:paraId="705594A8"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[23]</w:t>
      </w:r>
      <w:r w:rsidRPr="00106C1C">
        <w:rPr>
          <w:rFonts w:ascii="Calibri" w:hAnsi="Calibri" w:cs="Calibri"/>
          <w:sz w:val="16"/>
        </w:rPr>
        <w:tab/>
        <w:t xml:space="preserve">M. </w:t>
      </w:r>
      <w:proofErr w:type="spellStart"/>
      <w:r w:rsidRPr="00106C1C">
        <w:rPr>
          <w:rFonts w:ascii="Calibri" w:hAnsi="Calibri" w:cs="Calibri"/>
          <w:sz w:val="16"/>
        </w:rPr>
        <w:t>Darmon</w:t>
      </w:r>
      <w:proofErr w:type="spellEnd"/>
      <w:r w:rsidRPr="00106C1C">
        <w:rPr>
          <w:rFonts w:ascii="Calibri" w:hAnsi="Calibri" w:cs="Calibri"/>
          <w:sz w:val="16"/>
        </w:rPr>
        <w:t xml:space="preserve"> </w:t>
      </w:r>
      <w:r w:rsidRPr="00106C1C">
        <w:rPr>
          <w:rFonts w:ascii="Calibri" w:hAnsi="Calibri" w:cs="Calibri"/>
          <w:i/>
          <w:iCs/>
          <w:sz w:val="16"/>
        </w:rPr>
        <w:t>et al.</w:t>
      </w:r>
      <w:r w:rsidRPr="00106C1C">
        <w:rPr>
          <w:rFonts w:ascii="Calibri" w:hAnsi="Calibri" w:cs="Calibri"/>
          <w:sz w:val="16"/>
        </w:rPr>
        <w:t>, ‘VALIDATION OF AN ULTRASONIC CHARACTERIZATION TECHNIQUE FOR ANISOTROPIC MATERIALS: COMPARISON OF EXPERIMENTS WITH BEAM PROPAGATION MODELLING’, p. 20.</w:t>
      </w:r>
    </w:p>
    <w:p w14:paraId="1E34EF8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[24]</w:t>
      </w:r>
      <w:r w:rsidRPr="00106C1C">
        <w:rPr>
          <w:rFonts w:ascii="Calibri" w:hAnsi="Calibri" w:cs="Calibri"/>
          <w:sz w:val="16"/>
        </w:rPr>
        <w:tab/>
        <w:t xml:space="preserve">K. </w:t>
      </w:r>
      <w:proofErr w:type="spellStart"/>
      <w:r w:rsidRPr="00106C1C">
        <w:rPr>
          <w:rFonts w:ascii="Calibri" w:hAnsi="Calibri" w:cs="Calibri"/>
          <w:sz w:val="16"/>
        </w:rPr>
        <w:t>Jezzine</w:t>
      </w:r>
      <w:proofErr w:type="spellEnd"/>
      <w:r w:rsidRPr="00106C1C">
        <w:rPr>
          <w:rFonts w:ascii="Calibri" w:hAnsi="Calibri" w:cs="Calibri"/>
          <w:sz w:val="16"/>
        </w:rPr>
        <w:t xml:space="preserve">, D. </w:t>
      </w:r>
      <w:proofErr w:type="spellStart"/>
      <w:r w:rsidRPr="00106C1C">
        <w:rPr>
          <w:rFonts w:ascii="Calibri" w:hAnsi="Calibri" w:cs="Calibri"/>
          <w:sz w:val="16"/>
        </w:rPr>
        <w:t>Ségur</w:t>
      </w:r>
      <w:proofErr w:type="spellEnd"/>
      <w:r w:rsidRPr="00106C1C">
        <w:rPr>
          <w:rFonts w:ascii="Calibri" w:hAnsi="Calibri" w:cs="Calibri"/>
          <w:sz w:val="16"/>
        </w:rPr>
        <w:t xml:space="preserve">, R. </w:t>
      </w:r>
      <w:proofErr w:type="spellStart"/>
      <w:r w:rsidRPr="00106C1C">
        <w:rPr>
          <w:rFonts w:ascii="Calibri" w:hAnsi="Calibri" w:cs="Calibri"/>
          <w:sz w:val="16"/>
        </w:rPr>
        <w:t>Ecault</w:t>
      </w:r>
      <w:proofErr w:type="spellEnd"/>
      <w:r w:rsidRPr="00106C1C">
        <w:rPr>
          <w:rFonts w:ascii="Calibri" w:hAnsi="Calibri" w:cs="Calibri"/>
          <w:sz w:val="16"/>
        </w:rPr>
        <w:t>, and N. Dominguez, ‘Simulation of ultrasonic inspections of composite structures in the CIVA software platform’, p. 8.</w:t>
      </w:r>
    </w:p>
    <w:p w14:paraId="6FD54AFB"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[25]</w:t>
      </w:r>
      <w:r w:rsidRPr="00106C1C">
        <w:rPr>
          <w:rFonts w:ascii="Calibri" w:hAnsi="Calibri" w:cs="Calibri"/>
          <w:sz w:val="16"/>
        </w:rPr>
        <w:tab/>
        <w:t xml:space="preserve">A. </w:t>
      </w:r>
      <w:proofErr w:type="spellStart"/>
      <w:r w:rsidRPr="00106C1C">
        <w:rPr>
          <w:rFonts w:ascii="Calibri" w:hAnsi="Calibri" w:cs="Calibri"/>
          <w:sz w:val="16"/>
        </w:rPr>
        <w:t>Figueira</w:t>
      </w:r>
      <w:proofErr w:type="spellEnd"/>
      <w:r w:rsidRPr="00106C1C">
        <w:rPr>
          <w:rFonts w:ascii="Calibri" w:hAnsi="Calibri" w:cs="Calibri"/>
          <w:sz w:val="16"/>
        </w:rPr>
        <w:t xml:space="preserve"> and B. </w:t>
      </w:r>
      <w:proofErr w:type="spellStart"/>
      <w:r w:rsidRPr="00106C1C">
        <w:rPr>
          <w:rFonts w:ascii="Calibri" w:hAnsi="Calibri" w:cs="Calibri"/>
          <w:sz w:val="16"/>
        </w:rPr>
        <w:t>Vaz</w:t>
      </w:r>
      <w:proofErr w:type="spellEnd"/>
      <w:r w:rsidRPr="00106C1C">
        <w:rPr>
          <w:rFonts w:ascii="Calibri" w:hAnsi="Calibri" w:cs="Calibri"/>
          <w:sz w:val="16"/>
        </w:rPr>
        <w:t xml:space="preserve">, ‘Survey on Synthetic Data Generation, Evaluation Methods and GANs’, </w:t>
      </w:r>
      <w:r w:rsidRPr="00106C1C">
        <w:rPr>
          <w:rFonts w:ascii="Calibri" w:hAnsi="Calibri" w:cs="Calibri"/>
          <w:i/>
          <w:iCs/>
          <w:sz w:val="16"/>
        </w:rPr>
        <w:t>Mathematics</w:t>
      </w:r>
      <w:r w:rsidRPr="00106C1C">
        <w:rPr>
          <w:rFonts w:ascii="Calibri" w:hAnsi="Calibri" w:cs="Calibri"/>
          <w:sz w:val="16"/>
        </w:rPr>
        <w:t xml:space="preserve">, vol. 10, no. 15, Art. no. 15, Jan. 2022, </w:t>
      </w:r>
      <w:proofErr w:type="spellStart"/>
      <w:r w:rsidRPr="00106C1C">
        <w:rPr>
          <w:rFonts w:ascii="Calibri" w:hAnsi="Calibri" w:cs="Calibri"/>
          <w:sz w:val="16"/>
        </w:rPr>
        <w:t>doi</w:t>
      </w:r>
      <w:proofErr w:type="spellEnd"/>
      <w:r w:rsidRPr="00106C1C">
        <w:rPr>
          <w:rFonts w:ascii="Calibri" w:hAnsi="Calibri" w:cs="Calibri"/>
          <w:sz w:val="16"/>
        </w:rPr>
        <w:t>: 10.3390/math10152733.</w:t>
      </w:r>
    </w:p>
    <w:p w14:paraId="64AA699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[26]</w:t>
      </w:r>
      <w:r w:rsidRPr="00106C1C">
        <w:rPr>
          <w:rFonts w:ascii="Calibri" w:hAnsi="Calibri" w:cs="Calibri"/>
          <w:sz w:val="16"/>
        </w:rPr>
        <w:tab/>
        <w:t xml:space="preserve">A. Antoniou, A. </w:t>
      </w:r>
      <w:proofErr w:type="spellStart"/>
      <w:r w:rsidRPr="00106C1C">
        <w:rPr>
          <w:rFonts w:ascii="Calibri" w:hAnsi="Calibri" w:cs="Calibri"/>
          <w:sz w:val="16"/>
        </w:rPr>
        <w:t>Storkey</w:t>
      </w:r>
      <w:proofErr w:type="spellEnd"/>
      <w:r w:rsidRPr="00106C1C">
        <w:rPr>
          <w:rFonts w:ascii="Calibri" w:hAnsi="Calibri" w:cs="Calibri"/>
          <w:sz w:val="16"/>
        </w:rPr>
        <w:t xml:space="preserve">, and H. Edwards, ‘Data Augmentation Generative Adversarial Networks’, </w:t>
      </w:r>
      <w:r w:rsidRPr="00106C1C">
        <w:rPr>
          <w:rFonts w:ascii="Calibri" w:hAnsi="Calibri" w:cs="Calibri"/>
          <w:i/>
          <w:iCs/>
          <w:sz w:val="16"/>
        </w:rPr>
        <w:t>ArXiv171104340 Cs Stat</w:t>
      </w:r>
      <w:r w:rsidRPr="00106C1C">
        <w:rPr>
          <w:rFonts w:ascii="Calibri" w:hAnsi="Calibri" w:cs="Calibri"/>
          <w:sz w:val="16"/>
        </w:rPr>
        <w:t>, Mar. 2018, Accessed: Feb. 03, 2022. [Online]. Available: http://arxiv.org/abs/1711.04340</w:t>
      </w:r>
    </w:p>
    <w:p w14:paraId="78A15044"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[27]</w:t>
      </w:r>
      <w:r w:rsidRPr="00106C1C">
        <w:rPr>
          <w:rFonts w:ascii="Calibri" w:hAnsi="Calibri" w:cs="Calibri"/>
          <w:sz w:val="16"/>
        </w:rPr>
        <w:tab/>
        <w:t xml:space="preserve">M. </w:t>
      </w:r>
      <w:proofErr w:type="spellStart"/>
      <w:r w:rsidRPr="00106C1C">
        <w:rPr>
          <w:rFonts w:ascii="Calibri" w:hAnsi="Calibri" w:cs="Calibri"/>
          <w:sz w:val="16"/>
        </w:rPr>
        <w:t>Frid</w:t>
      </w:r>
      <w:proofErr w:type="spellEnd"/>
      <w:r w:rsidRPr="00106C1C">
        <w:rPr>
          <w:rFonts w:ascii="Calibri" w:hAnsi="Calibri" w:cs="Calibri"/>
          <w:sz w:val="16"/>
        </w:rPr>
        <w:t xml:space="preserve">-Adar, I. Diamant, E. </w:t>
      </w:r>
      <w:proofErr w:type="spellStart"/>
      <w:r w:rsidRPr="00106C1C">
        <w:rPr>
          <w:rFonts w:ascii="Calibri" w:hAnsi="Calibri" w:cs="Calibri"/>
          <w:sz w:val="16"/>
        </w:rPr>
        <w:t>Klang</w:t>
      </w:r>
      <w:proofErr w:type="spellEnd"/>
      <w:r w:rsidRPr="00106C1C">
        <w:rPr>
          <w:rFonts w:ascii="Calibri" w:hAnsi="Calibri" w:cs="Calibri"/>
          <w:sz w:val="16"/>
        </w:rPr>
        <w:t xml:space="preserve">, M. </w:t>
      </w:r>
      <w:proofErr w:type="spellStart"/>
      <w:r w:rsidRPr="00106C1C">
        <w:rPr>
          <w:rFonts w:ascii="Calibri" w:hAnsi="Calibri" w:cs="Calibri"/>
          <w:sz w:val="16"/>
        </w:rPr>
        <w:t>Amitai</w:t>
      </w:r>
      <w:proofErr w:type="spellEnd"/>
      <w:r w:rsidRPr="00106C1C">
        <w:rPr>
          <w:rFonts w:ascii="Calibri" w:hAnsi="Calibri" w:cs="Calibri"/>
          <w:sz w:val="16"/>
        </w:rPr>
        <w:t xml:space="preserve">, J. Goldberger, and H. Greenspan, ‘GAN-based Synthetic Medical Image Augmentation for increased CNN Performance in Liver Lesion Classification’, </w:t>
      </w:r>
      <w:r w:rsidRPr="00106C1C">
        <w:rPr>
          <w:rFonts w:ascii="Calibri" w:hAnsi="Calibri" w:cs="Calibri"/>
          <w:i/>
          <w:iCs/>
          <w:sz w:val="16"/>
        </w:rPr>
        <w:t>Neurocomputing</w:t>
      </w:r>
      <w:r w:rsidRPr="00106C1C">
        <w:rPr>
          <w:rFonts w:ascii="Calibri" w:hAnsi="Calibri" w:cs="Calibri"/>
          <w:sz w:val="16"/>
        </w:rPr>
        <w:t xml:space="preserve">, vol. 321, pp. 321–331, Dec. 2018, </w:t>
      </w:r>
      <w:proofErr w:type="spellStart"/>
      <w:r w:rsidRPr="00106C1C">
        <w:rPr>
          <w:rFonts w:ascii="Calibri" w:hAnsi="Calibri" w:cs="Calibri"/>
          <w:sz w:val="16"/>
        </w:rPr>
        <w:t>doi</w:t>
      </w:r>
      <w:proofErr w:type="spellEnd"/>
      <w:r w:rsidRPr="00106C1C">
        <w:rPr>
          <w:rFonts w:ascii="Calibri" w:hAnsi="Calibri" w:cs="Calibri"/>
          <w:sz w:val="16"/>
        </w:rPr>
        <w:t>: 10.1016/j.neucom.2018.09.013.</w:t>
      </w:r>
    </w:p>
    <w:p w14:paraId="5F914A6B"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[28]</w:t>
      </w:r>
      <w:r w:rsidRPr="00106C1C">
        <w:rPr>
          <w:rFonts w:ascii="Calibri" w:hAnsi="Calibri" w:cs="Calibri"/>
          <w:sz w:val="16"/>
        </w:rPr>
        <w:tab/>
        <w:t xml:space="preserve">S. </w:t>
      </w:r>
      <w:proofErr w:type="spellStart"/>
      <w:r w:rsidRPr="00106C1C">
        <w:rPr>
          <w:rFonts w:ascii="Calibri" w:hAnsi="Calibri" w:cs="Calibri"/>
          <w:sz w:val="16"/>
        </w:rPr>
        <w:t>Motamed</w:t>
      </w:r>
      <w:proofErr w:type="spellEnd"/>
      <w:r w:rsidRPr="00106C1C">
        <w:rPr>
          <w:rFonts w:ascii="Calibri" w:hAnsi="Calibri" w:cs="Calibri"/>
          <w:sz w:val="16"/>
        </w:rPr>
        <w:t xml:space="preserve">, P. </w:t>
      </w:r>
      <w:proofErr w:type="spellStart"/>
      <w:r w:rsidRPr="00106C1C">
        <w:rPr>
          <w:rFonts w:ascii="Calibri" w:hAnsi="Calibri" w:cs="Calibri"/>
          <w:sz w:val="16"/>
        </w:rPr>
        <w:t>Rogalla</w:t>
      </w:r>
      <w:proofErr w:type="spellEnd"/>
      <w:r w:rsidRPr="00106C1C">
        <w:rPr>
          <w:rFonts w:ascii="Calibri" w:hAnsi="Calibri" w:cs="Calibri"/>
          <w:sz w:val="16"/>
        </w:rPr>
        <w:t xml:space="preserve">, and F. </w:t>
      </w:r>
      <w:proofErr w:type="spellStart"/>
      <w:r w:rsidRPr="00106C1C">
        <w:rPr>
          <w:rFonts w:ascii="Calibri" w:hAnsi="Calibri" w:cs="Calibri"/>
          <w:sz w:val="16"/>
        </w:rPr>
        <w:t>Khalvati</w:t>
      </w:r>
      <w:proofErr w:type="spellEnd"/>
      <w:r w:rsidRPr="00106C1C">
        <w:rPr>
          <w:rFonts w:ascii="Calibri" w:hAnsi="Calibri" w:cs="Calibri"/>
          <w:sz w:val="16"/>
        </w:rPr>
        <w:t xml:space="preserve">, ‘Data augmentation using Generative Adversarial Networks (GANs) for GAN-based detection of Pneumonia and COVID-19 in chest X-ray images’, </w:t>
      </w:r>
      <w:r w:rsidRPr="00106C1C">
        <w:rPr>
          <w:rFonts w:ascii="Calibri" w:hAnsi="Calibri" w:cs="Calibri"/>
          <w:i/>
          <w:iCs/>
          <w:sz w:val="16"/>
        </w:rPr>
        <w:t>Inform. Med. Unlocked</w:t>
      </w:r>
      <w:r w:rsidRPr="00106C1C">
        <w:rPr>
          <w:rFonts w:ascii="Calibri" w:hAnsi="Calibri" w:cs="Calibri"/>
          <w:sz w:val="16"/>
        </w:rPr>
        <w:t xml:space="preserve">, vol. 27, p. 100779, Jan. 2021, </w:t>
      </w:r>
      <w:proofErr w:type="spellStart"/>
      <w:r w:rsidRPr="00106C1C">
        <w:rPr>
          <w:rFonts w:ascii="Calibri" w:hAnsi="Calibri" w:cs="Calibri"/>
          <w:sz w:val="16"/>
        </w:rPr>
        <w:t>doi</w:t>
      </w:r>
      <w:proofErr w:type="spellEnd"/>
      <w:r w:rsidRPr="00106C1C">
        <w:rPr>
          <w:rFonts w:ascii="Calibri" w:hAnsi="Calibri" w:cs="Calibri"/>
          <w:sz w:val="16"/>
        </w:rPr>
        <w:t>: 10.1016/j.imu.2021.100779.</w:t>
      </w:r>
    </w:p>
    <w:p w14:paraId="63E0E5AD"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[29]</w:t>
      </w:r>
      <w:r w:rsidRPr="00106C1C">
        <w:rPr>
          <w:rFonts w:ascii="Calibri" w:hAnsi="Calibri" w:cs="Calibri"/>
          <w:sz w:val="16"/>
        </w:rPr>
        <w:tab/>
        <w:t xml:space="preserve">J.-Y. Zhu, T. Park, P. Isola, and A. A. </w:t>
      </w:r>
      <w:proofErr w:type="spellStart"/>
      <w:r w:rsidRPr="00106C1C">
        <w:rPr>
          <w:rFonts w:ascii="Calibri" w:hAnsi="Calibri" w:cs="Calibri"/>
          <w:sz w:val="16"/>
        </w:rPr>
        <w:t>Efros</w:t>
      </w:r>
      <w:proofErr w:type="spellEnd"/>
      <w:r w:rsidRPr="00106C1C">
        <w:rPr>
          <w:rFonts w:ascii="Calibri" w:hAnsi="Calibri" w:cs="Calibri"/>
          <w:sz w:val="16"/>
        </w:rPr>
        <w:t xml:space="preserve">, ‘Unpaired Image-to-Image Translation using Cycle-Consistent Adversarial Networks’. </w:t>
      </w:r>
      <w:proofErr w:type="spellStart"/>
      <w:r w:rsidRPr="00106C1C">
        <w:rPr>
          <w:rFonts w:ascii="Calibri" w:hAnsi="Calibri" w:cs="Calibri"/>
          <w:sz w:val="16"/>
        </w:rPr>
        <w:t>arXiv</w:t>
      </w:r>
      <w:proofErr w:type="spellEnd"/>
      <w:r w:rsidRPr="00106C1C">
        <w:rPr>
          <w:rFonts w:ascii="Calibri" w:hAnsi="Calibri" w:cs="Calibri"/>
          <w:sz w:val="16"/>
        </w:rPr>
        <w:t>, Aug. 24, 2020. Accessed: May 24, 2022. [Online]. Available: http://arxiv.org/abs/1703.10593</w:t>
      </w:r>
    </w:p>
    <w:p w14:paraId="45D812E3"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[30]</w:t>
      </w:r>
      <w:r w:rsidRPr="00106C1C">
        <w:rPr>
          <w:rFonts w:ascii="Calibri" w:hAnsi="Calibri" w:cs="Calibri"/>
          <w:sz w:val="16"/>
        </w:rPr>
        <w:tab/>
        <w:t xml:space="preserve">D. Medak, L. </w:t>
      </w:r>
      <w:proofErr w:type="spellStart"/>
      <w:r w:rsidRPr="00106C1C">
        <w:rPr>
          <w:rFonts w:ascii="Calibri" w:hAnsi="Calibri" w:cs="Calibri"/>
          <w:sz w:val="16"/>
        </w:rPr>
        <w:t>Posilovic</w:t>
      </w:r>
      <w:proofErr w:type="spellEnd"/>
      <w:r w:rsidRPr="00106C1C">
        <w:rPr>
          <w:rFonts w:ascii="Calibri" w:hAnsi="Calibri" w:cs="Calibri"/>
          <w:sz w:val="16"/>
        </w:rPr>
        <w:t xml:space="preserve">, M. </w:t>
      </w:r>
      <w:proofErr w:type="spellStart"/>
      <w:r w:rsidRPr="00106C1C">
        <w:rPr>
          <w:rFonts w:ascii="Calibri" w:hAnsi="Calibri" w:cs="Calibri"/>
          <w:sz w:val="16"/>
        </w:rPr>
        <w:t>Subasic</w:t>
      </w:r>
      <w:proofErr w:type="spellEnd"/>
      <w:r w:rsidRPr="00106C1C">
        <w:rPr>
          <w:rFonts w:ascii="Calibri" w:hAnsi="Calibri" w:cs="Calibri"/>
          <w:sz w:val="16"/>
        </w:rPr>
        <w:t xml:space="preserve">, M. Budimir, and S. </w:t>
      </w:r>
      <w:proofErr w:type="spellStart"/>
      <w:r w:rsidRPr="00106C1C">
        <w:rPr>
          <w:rFonts w:ascii="Calibri" w:hAnsi="Calibri" w:cs="Calibri"/>
          <w:sz w:val="16"/>
        </w:rPr>
        <w:t>Loncaric</w:t>
      </w:r>
      <w:proofErr w:type="spellEnd"/>
      <w:r w:rsidRPr="00106C1C">
        <w:rPr>
          <w:rFonts w:ascii="Calibri" w:hAnsi="Calibri" w:cs="Calibri"/>
          <w:sz w:val="16"/>
        </w:rPr>
        <w:t xml:space="preserve">, ‘Automated Defect Detection </w:t>
      </w:r>
      <w:proofErr w:type="gramStart"/>
      <w:r w:rsidRPr="00106C1C">
        <w:rPr>
          <w:rFonts w:ascii="Calibri" w:hAnsi="Calibri" w:cs="Calibri"/>
          <w:sz w:val="16"/>
        </w:rPr>
        <w:t>From</w:t>
      </w:r>
      <w:proofErr w:type="gramEnd"/>
      <w:r w:rsidRPr="00106C1C">
        <w:rPr>
          <w:rFonts w:ascii="Calibri" w:hAnsi="Calibri" w:cs="Calibri"/>
          <w:sz w:val="16"/>
        </w:rPr>
        <w:t xml:space="preserve"> Ultrasonic Images Using Deep Learning’, </w:t>
      </w:r>
      <w:r w:rsidRPr="00106C1C">
        <w:rPr>
          <w:rFonts w:ascii="Calibri" w:hAnsi="Calibri" w:cs="Calibri"/>
          <w:i/>
          <w:iCs/>
          <w:sz w:val="16"/>
        </w:rPr>
        <w:t xml:space="preserve">IEEE Trans. </w:t>
      </w:r>
      <w:proofErr w:type="spellStart"/>
      <w:r w:rsidRPr="00106C1C">
        <w:rPr>
          <w:rFonts w:ascii="Calibri" w:hAnsi="Calibri" w:cs="Calibri"/>
          <w:i/>
          <w:iCs/>
          <w:sz w:val="16"/>
        </w:rPr>
        <w:t>Ultrason</w:t>
      </w:r>
      <w:proofErr w:type="spellEnd"/>
      <w:r w:rsidRPr="00106C1C">
        <w:rPr>
          <w:rFonts w:ascii="Calibri" w:hAnsi="Calibri" w:cs="Calibri"/>
          <w:i/>
          <w:iCs/>
          <w:sz w:val="16"/>
        </w:rPr>
        <w:t xml:space="preserve">. </w:t>
      </w:r>
      <w:proofErr w:type="spellStart"/>
      <w:r w:rsidRPr="00106C1C">
        <w:rPr>
          <w:rFonts w:ascii="Calibri" w:hAnsi="Calibri" w:cs="Calibri"/>
          <w:i/>
          <w:iCs/>
          <w:sz w:val="16"/>
        </w:rPr>
        <w:t>Ferroelectr</w:t>
      </w:r>
      <w:proofErr w:type="spellEnd"/>
      <w:r w:rsidRPr="00106C1C">
        <w:rPr>
          <w:rFonts w:ascii="Calibri" w:hAnsi="Calibri" w:cs="Calibri"/>
          <w:i/>
          <w:iCs/>
          <w:sz w:val="16"/>
        </w:rPr>
        <w:t>. Freq. Control</w:t>
      </w:r>
      <w:r w:rsidRPr="00106C1C">
        <w:rPr>
          <w:rFonts w:ascii="Calibri" w:hAnsi="Calibri" w:cs="Calibri"/>
          <w:sz w:val="16"/>
        </w:rPr>
        <w:t xml:space="preserve">, vol. 68, no. 10, pp. 3126–3134, Oct. 2021, </w:t>
      </w:r>
      <w:proofErr w:type="spellStart"/>
      <w:r w:rsidRPr="00106C1C">
        <w:rPr>
          <w:rFonts w:ascii="Calibri" w:hAnsi="Calibri" w:cs="Calibri"/>
          <w:sz w:val="16"/>
        </w:rPr>
        <w:t>doi</w:t>
      </w:r>
      <w:proofErr w:type="spellEnd"/>
      <w:r w:rsidRPr="00106C1C">
        <w:rPr>
          <w:rFonts w:ascii="Calibri" w:hAnsi="Calibri" w:cs="Calibri"/>
          <w:sz w:val="16"/>
        </w:rPr>
        <w:t>: 10.1109/TUFFC.2021.3081750.</w:t>
      </w:r>
    </w:p>
    <w:p w14:paraId="0D595DAB"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[31]</w:t>
      </w:r>
      <w:r w:rsidRPr="00106C1C">
        <w:rPr>
          <w:rFonts w:ascii="Calibri" w:hAnsi="Calibri" w:cs="Calibri"/>
          <w:sz w:val="16"/>
        </w:rPr>
        <w:tab/>
        <w:t xml:space="preserve">C. </w:t>
      </w:r>
      <w:proofErr w:type="spellStart"/>
      <w:r w:rsidRPr="00106C1C">
        <w:rPr>
          <w:rFonts w:ascii="Calibri" w:hAnsi="Calibri" w:cs="Calibri"/>
          <w:sz w:val="16"/>
        </w:rPr>
        <w:t>Mineo</w:t>
      </w:r>
      <w:proofErr w:type="spellEnd"/>
      <w:r w:rsidRPr="00106C1C">
        <w:rPr>
          <w:rFonts w:ascii="Calibri" w:hAnsi="Calibri" w:cs="Calibri"/>
          <w:sz w:val="16"/>
        </w:rPr>
        <w:t xml:space="preserve"> </w:t>
      </w:r>
      <w:r w:rsidRPr="00106C1C">
        <w:rPr>
          <w:rFonts w:ascii="Calibri" w:hAnsi="Calibri" w:cs="Calibri"/>
          <w:i/>
          <w:iCs/>
          <w:sz w:val="16"/>
        </w:rPr>
        <w:t>et al.</w:t>
      </w:r>
      <w:r w:rsidRPr="00106C1C">
        <w:rPr>
          <w:rFonts w:ascii="Calibri" w:hAnsi="Calibri" w:cs="Calibri"/>
          <w:sz w:val="16"/>
        </w:rPr>
        <w:t xml:space="preserve">, ‘Flexible integration of robotics, </w:t>
      </w:r>
      <w:proofErr w:type="gramStart"/>
      <w:r w:rsidRPr="00106C1C">
        <w:rPr>
          <w:rFonts w:ascii="Calibri" w:hAnsi="Calibri" w:cs="Calibri"/>
          <w:sz w:val="16"/>
        </w:rPr>
        <w:t>ultrasonics</w:t>
      </w:r>
      <w:proofErr w:type="gramEnd"/>
      <w:r w:rsidRPr="00106C1C">
        <w:rPr>
          <w:rFonts w:ascii="Calibri" w:hAnsi="Calibri" w:cs="Calibri"/>
          <w:sz w:val="16"/>
        </w:rPr>
        <w:t xml:space="preserve"> and metrology for the inspection of aerospace components’, </w:t>
      </w:r>
      <w:r w:rsidRPr="00106C1C">
        <w:rPr>
          <w:rFonts w:ascii="Calibri" w:hAnsi="Calibri" w:cs="Calibri"/>
          <w:i/>
          <w:iCs/>
          <w:sz w:val="16"/>
        </w:rPr>
        <w:t>AIP Conf. Proc.</w:t>
      </w:r>
      <w:r w:rsidRPr="00106C1C">
        <w:rPr>
          <w:rFonts w:ascii="Calibri" w:hAnsi="Calibri" w:cs="Calibri"/>
          <w:sz w:val="16"/>
        </w:rPr>
        <w:t xml:space="preserve">, vol. 1806, no. 1, p. 020026, Feb. 2017, </w:t>
      </w:r>
      <w:proofErr w:type="spellStart"/>
      <w:r w:rsidRPr="00106C1C">
        <w:rPr>
          <w:rFonts w:ascii="Calibri" w:hAnsi="Calibri" w:cs="Calibri"/>
          <w:sz w:val="16"/>
        </w:rPr>
        <w:t>doi</w:t>
      </w:r>
      <w:proofErr w:type="spellEnd"/>
      <w:r w:rsidRPr="00106C1C">
        <w:rPr>
          <w:rFonts w:ascii="Calibri" w:hAnsi="Calibri" w:cs="Calibri"/>
          <w:sz w:val="16"/>
        </w:rPr>
        <w:t>: 10.1063/1.4974567.</w:t>
      </w:r>
    </w:p>
    <w:p w14:paraId="386B1C5F"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[32]</w:t>
      </w:r>
      <w:r w:rsidRPr="00106C1C">
        <w:rPr>
          <w:rFonts w:ascii="Calibri" w:hAnsi="Calibri" w:cs="Calibri"/>
          <w:sz w:val="16"/>
        </w:rPr>
        <w:tab/>
        <w:t xml:space="preserve">C. D. Walsh, J. Edwards, and R. H. </w:t>
      </w:r>
      <w:proofErr w:type="spellStart"/>
      <w:r w:rsidRPr="00106C1C">
        <w:rPr>
          <w:rFonts w:ascii="Calibri" w:hAnsi="Calibri" w:cs="Calibri"/>
          <w:sz w:val="16"/>
        </w:rPr>
        <w:t>Insall</w:t>
      </w:r>
      <w:proofErr w:type="spellEnd"/>
      <w:r w:rsidRPr="00106C1C">
        <w:rPr>
          <w:rFonts w:ascii="Calibri" w:hAnsi="Calibri" w:cs="Calibri"/>
          <w:sz w:val="16"/>
        </w:rPr>
        <w:t xml:space="preserve">, ‘Ensuring accurate stain reproduction in deep generative networks for virtual immunohistochemistry’. </w:t>
      </w:r>
      <w:proofErr w:type="spellStart"/>
      <w:r w:rsidRPr="00106C1C">
        <w:rPr>
          <w:rFonts w:ascii="Calibri" w:hAnsi="Calibri" w:cs="Calibri"/>
          <w:sz w:val="16"/>
        </w:rPr>
        <w:t>arXiv</w:t>
      </w:r>
      <w:proofErr w:type="spellEnd"/>
      <w:r w:rsidRPr="00106C1C">
        <w:rPr>
          <w:rFonts w:ascii="Calibri" w:hAnsi="Calibri" w:cs="Calibri"/>
          <w:sz w:val="16"/>
        </w:rPr>
        <w:t>, Apr. 14, 2022. Accessed: Aug. 25, 2022. [Online]. Available: http://arxiv.org/abs/2204.06849</w:t>
      </w:r>
    </w:p>
    <w:p w14:paraId="002C4BA5" w14:textId="77777777" w:rsidR="00106C1C" w:rsidRPr="00106C1C" w:rsidRDefault="00106C1C" w:rsidP="00106C1C">
      <w:pPr>
        <w:pStyle w:val="Bibliography"/>
        <w:rPr>
          <w:rFonts w:ascii="Calibri" w:hAnsi="Calibri" w:cs="Calibri"/>
          <w:sz w:val="16"/>
        </w:rPr>
      </w:pPr>
      <w:r w:rsidRPr="00106C1C">
        <w:rPr>
          <w:rFonts w:ascii="Calibri" w:hAnsi="Calibri" w:cs="Calibri"/>
          <w:sz w:val="16"/>
        </w:rPr>
        <w:t>[33]</w:t>
      </w:r>
      <w:r w:rsidRPr="00106C1C">
        <w:rPr>
          <w:rFonts w:ascii="Calibri" w:hAnsi="Calibri" w:cs="Calibri"/>
          <w:sz w:val="16"/>
        </w:rPr>
        <w:tab/>
        <w:t xml:space="preserve">R. R. </w:t>
      </w:r>
      <w:proofErr w:type="spellStart"/>
      <w:r w:rsidRPr="00106C1C">
        <w:rPr>
          <w:rFonts w:ascii="Calibri" w:hAnsi="Calibri" w:cs="Calibri"/>
          <w:sz w:val="16"/>
        </w:rPr>
        <w:t>Selvaraju</w:t>
      </w:r>
      <w:proofErr w:type="spellEnd"/>
      <w:r w:rsidRPr="00106C1C">
        <w:rPr>
          <w:rFonts w:ascii="Calibri" w:hAnsi="Calibri" w:cs="Calibri"/>
          <w:sz w:val="16"/>
        </w:rPr>
        <w:t xml:space="preserve">, M. Cogswell, A. Das, R. </w:t>
      </w:r>
      <w:proofErr w:type="spellStart"/>
      <w:r w:rsidRPr="00106C1C">
        <w:rPr>
          <w:rFonts w:ascii="Calibri" w:hAnsi="Calibri" w:cs="Calibri"/>
          <w:sz w:val="16"/>
        </w:rPr>
        <w:t>Vedantam</w:t>
      </w:r>
      <w:proofErr w:type="spellEnd"/>
      <w:r w:rsidRPr="00106C1C">
        <w:rPr>
          <w:rFonts w:ascii="Calibri" w:hAnsi="Calibri" w:cs="Calibri"/>
          <w:sz w:val="16"/>
        </w:rPr>
        <w:t xml:space="preserve">, D. Parikh, and D. Batra, ‘Grad-CAM: Visual Explanations from Deep Networks via Gradient-based Localization’, </w:t>
      </w:r>
      <w:r w:rsidRPr="00106C1C">
        <w:rPr>
          <w:rFonts w:ascii="Calibri" w:hAnsi="Calibri" w:cs="Calibri"/>
          <w:i/>
          <w:iCs/>
          <w:sz w:val="16"/>
        </w:rPr>
        <w:t xml:space="preserve">Int. J. </w:t>
      </w:r>
      <w:proofErr w:type="spellStart"/>
      <w:r w:rsidRPr="00106C1C">
        <w:rPr>
          <w:rFonts w:ascii="Calibri" w:hAnsi="Calibri" w:cs="Calibri"/>
          <w:i/>
          <w:iCs/>
          <w:sz w:val="16"/>
        </w:rPr>
        <w:t>Comput</w:t>
      </w:r>
      <w:proofErr w:type="spellEnd"/>
      <w:r w:rsidRPr="00106C1C">
        <w:rPr>
          <w:rFonts w:ascii="Calibri" w:hAnsi="Calibri" w:cs="Calibri"/>
          <w:i/>
          <w:iCs/>
          <w:sz w:val="16"/>
        </w:rPr>
        <w:t>. Vis.</w:t>
      </w:r>
      <w:r w:rsidRPr="00106C1C">
        <w:rPr>
          <w:rFonts w:ascii="Calibri" w:hAnsi="Calibri" w:cs="Calibri"/>
          <w:sz w:val="16"/>
        </w:rPr>
        <w:t xml:space="preserve">, vol. 128, no. 2, pp. 336–359, Feb. 2020, </w:t>
      </w:r>
      <w:proofErr w:type="spellStart"/>
      <w:r w:rsidRPr="00106C1C">
        <w:rPr>
          <w:rFonts w:ascii="Calibri" w:hAnsi="Calibri" w:cs="Calibri"/>
          <w:sz w:val="16"/>
        </w:rPr>
        <w:t>doi</w:t>
      </w:r>
      <w:proofErr w:type="spellEnd"/>
      <w:r w:rsidRPr="00106C1C">
        <w:rPr>
          <w:rFonts w:ascii="Calibri" w:hAnsi="Calibri" w:cs="Calibri"/>
          <w:sz w:val="16"/>
        </w:rPr>
        <w:t>: 10.1007/s11263-019-01228-7.</w:t>
      </w:r>
    </w:p>
    <w:p w14:paraId="20FAEDCA" w14:textId="52D261FB" w:rsidR="000F7878" w:rsidRPr="00A57079" w:rsidRDefault="00A57079" w:rsidP="00A57079">
      <w:pPr>
        <w:rPr>
          <w:rFonts w:ascii="Times New Roman" w:eastAsia="SimSun" w:hAnsi="Times New Roman" w:cs="Times New Roman"/>
          <w:noProof/>
          <w:sz w:val="16"/>
          <w:szCs w:val="16"/>
          <w:highlight w:val="cyan"/>
        </w:rPr>
        <w:sectPr w:rsidR="000F7878" w:rsidRPr="00A57079" w:rsidSect="003B4E04">
          <w:footerReference w:type="first" r:id="rId48"/>
          <w:pgSz w:w="11906" w:h="16838" w:code="9"/>
          <w:pgMar w:top="540" w:right="893" w:bottom="1440" w:left="893" w:header="720" w:footer="720" w:gutter="0"/>
          <w:cols w:space="720"/>
          <w:titlePg/>
          <w:docGrid w:linePitch="360"/>
        </w:sectPr>
      </w:pPr>
      <w:r>
        <w:rPr>
          <w:highlight w:val="cyan"/>
        </w:rPr>
        <w:fldChar w:fldCharType="end"/>
      </w:r>
    </w:p>
    <w:p w14:paraId="1372EA65" w14:textId="77777777" w:rsidR="000F7878" w:rsidRPr="008B5B89" w:rsidRDefault="000F7878" w:rsidP="00A57079">
      <w:pPr>
        <w:pStyle w:val="Author"/>
        <w:spacing w:before="100" w:beforeAutospacing="1" w:after="100" w:afterAutospacing="1" w:line="120" w:lineRule="auto"/>
        <w:jc w:val="left"/>
        <w:rPr>
          <w:sz w:val="16"/>
          <w:szCs w:val="16"/>
          <w:highlight w:val="cyan"/>
        </w:rPr>
        <w:sectPr w:rsidR="000F7878" w:rsidRPr="008B5B89" w:rsidSect="00AD08C0">
          <w:type w:val="continuous"/>
          <w:pgSz w:w="11906" w:h="16838" w:code="9"/>
          <w:pgMar w:top="540" w:right="893" w:bottom="1440" w:left="893" w:header="720" w:footer="720" w:gutter="0"/>
          <w:cols w:num="3" w:space="720"/>
          <w:titlePg/>
          <w:docGrid w:linePitch="360"/>
        </w:sectPr>
      </w:pPr>
    </w:p>
    <w:p w14:paraId="0A7C772C" w14:textId="77777777" w:rsidR="00456A41" w:rsidRPr="003A57A6" w:rsidRDefault="00456A41" w:rsidP="00411465">
      <w:pPr>
        <w:pStyle w:val="Heading1"/>
        <w:numPr>
          <w:ilvl w:val="0"/>
          <w:numId w:val="0"/>
        </w:numPr>
      </w:pPr>
    </w:p>
    <w:sectPr w:rsidR="00456A41" w:rsidRPr="003A57A6" w:rsidSect="00A57079">
      <w:headerReference w:type="default" r:id="rId49"/>
      <w:footerReference w:type="default" r:id="rId50"/>
      <w:type w:val="continuous"/>
      <w:pgSz w:w="11906" w:h="16838" w:code="9"/>
      <w:pgMar w:top="1080" w:right="907" w:bottom="1440" w:left="907"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haun McKnight" w:date="2022-10-04T12:46:00Z" w:initials="SM">
    <w:p w14:paraId="65746D9F" w14:textId="77777777" w:rsidR="00066DB1" w:rsidRDefault="002C77ED" w:rsidP="0069572C">
      <w:pPr>
        <w:pStyle w:val="CommentText"/>
      </w:pPr>
      <w:r>
        <w:rPr>
          <w:rStyle w:val="CommentReference"/>
        </w:rPr>
        <w:annotationRef/>
      </w:r>
      <w:r w:rsidR="00066DB1">
        <w:t>To be re-written pending final results</w:t>
      </w:r>
    </w:p>
  </w:comment>
  <w:comment w:id="9" w:author="Shaun McKnight" w:date="2022-08-31T15:13:00Z" w:initials="SM">
    <w:p w14:paraId="7BE7DF4D" w14:textId="71FBE8EC" w:rsidR="00861A91" w:rsidRDefault="00861A91" w:rsidP="00FD6324">
      <w:pPr>
        <w:pStyle w:val="CommentText"/>
      </w:pPr>
      <w:r>
        <w:rPr>
          <w:rStyle w:val="CommentReference"/>
        </w:rPr>
        <w:annotationRef/>
      </w:r>
      <w:r>
        <w:t>update</w:t>
      </w:r>
    </w:p>
  </w:comment>
  <w:comment w:id="16" w:author="Shaun McKnight" w:date="2022-10-05T14:54:00Z" w:initials="SM">
    <w:p w14:paraId="22B9FEDC" w14:textId="77777777" w:rsidR="00747473" w:rsidRDefault="00747473" w:rsidP="00F4250C">
      <w:pPr>
        <w:pStyle w:val="CommentText"/>
      </w:pPr>
      <w:r>
        <w:rPr>
          <w:rStyle w:val="CommentReference"/>
        </w:rPr>
        <w:annotationRef/>
      </w:r>
      <w:r>
        <w:t>Get Chris to review</w:t>
      </w:r>
    </w:p>
  </w:comment>
  <w:comment w:id="29" w:author="Shaun McKnight" w:date="2022-10-05T15:50:00Z" w:initials="SM">
    <w:p w14:paraId="326416C5" w14:textId="77777777" w:rsidR="00F22AD4" w:rsidRDefault="00F22AD4" w:rsidP="004D633C">
      <w:pPr>
        <w:pStyle w:val="CommentText"/>
      </w:pPr>
      <w:r>
        <w:rPr>
          <w:rStyle w:val="CommentReference"/>
        </w:rPr>
        <w:annotationRef/>
      </w:r>
      <w:r>
        <w:t>Requires final update of training details</w:t>
      </w:r>
    </w:p>
  </w:comment>
  <w:comment w:id="49" w:author="Shaun McKnight" w:date="2022-09-13T18:13:00Z" w:initials="SM">
    <w:p w14:paraId="6BDDF4B5" w14:textId="77777777" w:rsidR="00F865ED" w:rsidRDefault="00F865ED" w:rsidP="00800502">
      <w:pPr>
        <w:pStyle w:val="CommentText"/>
      </w:pPr>
      <w:r>
        <w:rPr>
          <w:rStyle w:val="CommentReference"/>
        </w:rPr>
        <w:annotationRef/>
      </w:r>
      <w:r>
        <w:t>update</w:t>
      </w:r>
    </w:p>
  </w:comment>
  <w:comment w:id="55" w:author="Shaun McKnight" w:date="2022-10-06T11:11:00Z" w:initials="SM">
    <w:p w14:paraId="33BC1F5F" w14:textId="77777777" w:rsidR="00384F4A" w:rsidRDefault="005C23A7">
      <w:pPr>
        <w:pStyle w:val="CommentText"/>
      </w:pPr>
      <w:r>
        <w:rPr>
          <w:rStyle w:val="CommentReference"/>
        </w:rPr>
        <w:annotationRef/>
      </w:r>
      <w:r w:rsidR="00384F4A">
        <w:t>Will update based upon new results.</w:t>
      </w:r>
    </w:p>
    <w:p w14:paraId="6FA1A042" w14:textId="77777777" w:rsidR="00384F4A" w:rsidRDefault="00384F4A" w:rsidP="00884F01">
      <w:pPr>
        <w:pStyle w:val="CommentText"/>
      </w:pPr>
      <w:r>
        <w:t>Add further discussion on comparison of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746D9F" w15:done="0"/>
  <w15:commentEx w15:paraId="7BE7DF4D" w15:done="0"/>
  <w15:commentEx w15:paraId="22B9FEDC" w15:done="0"/>
  <w15:commentEx w15:paraId="326416C5" w15:done="0"/>
  <w15:commentEx w15:paraId="6BDDF4B5" w15:done="0"/>
  <w15:commentEx w15:paraId="6FA1A0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A9A3" w16cex:dateUtc="2022-10-04T11:46:00Z"/>
  <w16cex:commentExtensible w16cex:durableId="26B9F909" w16cex:dateUtc="2022-08-31T14:13:00Z"/>
  <w16cex:commentExtensible w16cex:durableId="26E81912" w16cex:dateUtc="2022-10-05T13:54:00Z"/>
  <w16cex:commentExtensible w16cex:durableId="26E8262D" w16cex:dateUtc="2022-10-05T14:50:00Z"/>
  <w16cex:commentExtensible w16cex:durableId="26CB46DD" w16cex:dateUtc="2022-09-13T17:13:00Z"/>
  <w16cex:commentExtensible w16cex:durableId="26E9365E" w16cex:dateUtc="2022-10-06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746D9F" w16cid:durableId="26E6A9A3"/>
  <w16cid:commentId w16cid:paraId="7BE7DF4D" w16cid:durableId="26B9F909"/>
  <w16cid:commentId w16cid:paraId="22B9FEDC" w16cid:durableId="26E81912"/>
  <w16cid:commentId w16cid:paraId="326416C5" w16cid:durableId="26E8262D"/>
  <w16cid:commentId w16cid:paraId="6BDDF4B5" w16cid:durableId="26CB46DD"/>
  <w16cid:commentId w16cid:paraId="6FA1A042" w16cid:durableId="26E936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F54C3" w14:textId="77777777" w:rsidR="00915E43" w:rsidRDefault="00915E43" w:rsidP="009E2247">
      <w:pPr>
        <w:spacing w:after="0" w:line="240" w:lineRule="auto"/>
      </w:pPr>
      <w:r>
        <w:separator/>
      </w:r>
    </w:p>
  </w:endnote>
  <w:endnote w:type="continuationSeparator" w:id="0">
    <w:p w14:paraId="2B0591BE" w14:textId="77777777" w:rsidR="00915E43" w:rsidRDefault="00915E43" w:rsidP="009E2247">
      <w:pPr>
        <w:spacing w:after="0" w:line="240" w:lineRule="auto"/>
      </w:pPr>
      <w:r>
        <w:continuationSeparator/>
      </w:r>
    </w:p>
  </w:endnote>
  <w:endnote w:type="continuationNotice" w:id="1">
    <w:p w14:paraId="2C1C463A" w14:textId="77777777" w:rsidR="00915E43" w:rsidRDefault="00915E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E858" w14:textId="5A940B69" w:rsidR="000F7878" w:rsidRPr="006F6D3D" w:rsidRDefault="000F7878" w:rsidP="0056610F">
    <w:pPr>
      <w:pStyle w:val="Footer"/>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D802A" w14:textId="77777777" w:rsidR="00AA3A9C" w:rsidRPr="00A858D2" w:rsidRDefault="00AA3A9C" w:rsidP="00A85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7D2F6" w14:textId="77777777" w:rsidR="00915E43" w:rsidRDefault="00915E43" w:rsidP="009E2247">
      <w:pPr>
        <w:spacing w:after="0" w:line="240" w:lineRule="auto"/>
      </w:pPr>
      <w:r>
        <w:separator/>
      </w:r>
    </w:p>
  </w:footnote>
  <w:footnote w:type="continuationSeparator" w:id="0">
    <w:p w14:paraId="30EF7006" w14:textId="77777777" w:rsidR="00915E43" w:rsidRDefault="00915E43" w:rsidP="009E2247">
      <w:pPr>
        <w:spacing w:after="0" w:line="240" w:lineRule="auto"/>
      </w:pPr>
      <w:r>
        <w:continuationSeparator/>
      </w:r>
    </w:p>
  </w:footnote>
  <w:footnote w:type="continuationNotice" w:id="1">
    <w:p w14:paraId="3A696AEE" w14:textId="77777777" w:rsidR="00915E43" w:rsidRDefault="00915E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FB51C" w14:textId="77777777" w:rsidR="00AA3A9C" w:rsidRPr="00A858D2" w:rsidRDefault="00AA3A9C" w:rsidP="00A85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70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922D36"/>
    <w:multiLevelType w:val="hybridMultilevel"/>
    <w:tmpl w:val="12140850"/>
    <w:lvl w:ilvl="0" w:tplc="273464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BD7D4C"/>
    <w:multiLevelType w:val="hybridMultilevel"/>
    <w:tmpl w:val="6D08636A"/>
    <w:lvl w:ilvl="0" w:tplc="8FC26A7A">
      <w:numFmt w:val="bullet"/>
      <w:lvlText w:val="-"/>
      <w:lvlJc w:val="left"/>
      <w:pPr>
        <w:ind w:left="720" w:hanging="360"/>
      </w:pPr>
      <w:rPr>
        <w:rFonts w:ascii="Times New Roman" w:eastAsia="SimSu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C72D40"/>
    <w:multiLevelType w:val="hybridMultilevel"/>
    <w:tmpl w:val="7BC25DA6"/>
    <w:lvl w:ilvl="0" w:tplc="0FB03128">
      <w:start w:val="1"/>
      <w:numFmt w:val="bullet"/>
      <w:lvlText w:val="-"/>
      <w:lvlJc w:val="left"/>
      <w:pPr>
        <w:ind w:left="720" w:hanging="360"/>
      </w:pPr>
      <w:rPr>
        <w:rFonts w:ascii="Calibri" w:hAnsi="Calibri" w:hint="default"/>
      </w:rPr>
    </w:lvl>
    <w:lvl w:ilvl="1" w:tplc="195C5ECA">
      <w:start w:val="1"/>
      <w:numFmt w:val="bullet"/>
      <w:lvlText w:val="o"/>
      <w:lvlJc w:val="left"/>
      <w:pPr>
        <w:ind w:left="1440" w:hanging="360"/>
      </w:pPr>
      <w:rPr>
        <w:rFonts w:ascii="Courier New" w:hAnsi="Courier New" w:hint="default"/>
      </w:rPr>
    </w:lvl>
    <w:lvl w:ilvl="2" w:tplc="F5704F66">
      <w:start w:val="1"/>
      <w:numFmt w:val="bullet"/>
      <w:lvlText w:val=""/>
      <w:lvlJc w:val="left"/>
      <w:pPr>
        <w:ind w:left="2160" w:hanging="360"/>
      </w:pPr>
      <w:rPr>
        <w:rFonts w:ascii="Wingdings" w:hAnsi="Wingdings" w:hint="default"/>
      </w:rPr>
    </w:lvl>
    <w:lvl w:ilvl="3" w:tplc="80E2F9CE">
      <w:start w:val="1"/>
      <w:numFmt w:val="bullet"/>
      <w:lvlText w:val=""/>
      <w:lvlJc w:val="left"/>
      <w:pPr>
        <w:ind w:left="2880" w:hanging="360"/>
      </w:pPr>
      <w:rPr>
        <w:rFonts w:ascii="Symbol" w:hAnsi="Symbol" w:hint="default"/>
      </w:rPr>
    </w:lvl>
    <w:lvl w:ilvl="4" w:tplc="21400508">
      <w:start w:val="1"/>
      <w:numFmt w:val="bullet"/>
      <w:lvlText w:val="o"/>
      <w:lvlJc w:val="left"/>
      <w:pPr>
        <w:ind w:left="3600" w:hanging="360"/>
      </w:pPr>
      <w:rPr>
        <w:rFonts w:ascii="Courier New" w:hAnsi="Courier New" w:hint="default"/>
      </w:rPr>
    </w:lvl>
    <w:lvl w:ilvl="5" w:tplc="5DBEA6C6">
      <w:start w:val="1"/>
      <w:numFmt w:val="bullet"/>
      <w:lvlText w:val=""/>
      <w:lvlJc w:val="left"/>
      <w:pPr>
        <w:ind w:left="4320" w:hanging="360"/>
      </w:pPr>
      <w:rPr>
        <w:rFonts w:ascii="Wingdings" w:hAnsi="Wingdings" w:hint="default"/>
      </w:rPr>
    </w:lvl>
    <w:lvl w:ilvl="6" w:tplc="8ED63638">
      <w:start w:val="1"/>
      <w:numFmt w:val="bullet"/>
      <w:lvlText w:val=""/>
      <w:lvlJc w:val="left"/>
      <w:pPr>
        <w:ind w:left="5040" w:hanging="360"/>
      </w:pPr>
      <w:rPr>
        <w:rFonts w:ascii="Symbol" w:hAnsi="Symbol" w:hint="default"/>
      </w:rPr>
    </w:lvl>
    <w:lvl w:ilvl="7" w:tplc="58CAB0F2">
      <w:start w:val="1"/>
      <w:numFmt w:val="bullet"/>
      <w:lvlText w:val="o"/>
      <w:lvlJc w:val="left"/>
      <w:pPr>
        <w:ind w:left="5760" w:hanging="360"/>
      </w:pPr>
      <w:rPr>
        <w:rFonts w:ascii="Courier New" w:hAnsi="Courier New" w:hint="default"/>
      </w:rPr>
    </w:lvl>
    <w:lvl w:ilvl="8" w:tplc="BF221E3A">
      <w:start w:val="1"/>
      <w:numFmt w:val="bullet"/>
      <w:lvlText w:val=""/>
      <w:lvlJc w:val="left"/>
      <w:pPr>
        <w:ind w:left="6480" w:hanging="360"/>
      </w:pPr>
      <w:rPr>
        <w:rFonts w:ascii="Wingdings" w:hAnsi="Wingdings" w:hint="default"/>
      </w:rPr>
    </w:lvl>
  </w:abstractNum>
  <w:abstractNum w:abstractNumId="4" w15:restartNumberingAfterBreak="0">
    <w:nsid w:val="3D023551"/>
    <w:multiLevelType w:val="multilevel"/>
    <w:tmpl w:val="C986A1F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591129"/>
    <w:multiLevelType w:val="hybridMultilevel"/>
    <w:tmpl w:val="458680F6"/>
    <w:lvl w:ilvl="0" w:tplc="ECA2931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189603E"/>
    <w:multiLevelType w:val="multilevel"/>
    <w:tmpl w:val="0AB06E12"/>
    <w:lvl w:ilvl="0">
      <w:numFmt w:val="none"/>
      <w:lvlText w:val=""/>
      <w:lvlJc w:val="left"/>
      <w:pPr>
        <w:tabs>
          <w:tab w:val="num" w:pos="360"/>
        </w:tabs>
      </w:pPr>
    </w:lvl>
    <w:lvl w:ilvl="1">
      <w:numFmt w:val="decimal"/>
      <w:lvlText w:val=""/>
      <w:lvlJc w:val="left"/>
    </w:lvl>
    <w:lvl w:ilvl="2">
      <w:numFmt w:val="decimal"/>
      <w:lvlText w:val="㜀࠻㰀⩂䌀၊䠀*䩏䩐￶䩑⩓尀࡝帀ࡊ愀၊漀(桰＀좗ÿ"/>
      <w:lvlJc w:val="left"/>
      <w:rPr>
        <w:b w:val="0"/>
      </w:rPr>
    </w:lvl>
    <w:lvl w:ilvl="3">
      <w:numFmt w:val="decimal"/>
      <w:lvlRestart w:val="0"/>
      <w:isLg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2CA544A"/>
    <w:multiLevelType w:val="singleLevel"/>
    <w:tmpl w:val="AED6D67E"/>
    <w:lvl w:ilvl="0">
      <w:numFmt w:val="decimal"/>
      <w:pStyle w:val="references"/>
      <w:lvlText w:val=""/>
      <w:lvlJc w:val="left"/>
    </w:lvl>
  </w:abstractNum>
  <w:abstractNum w:abstractNumId="8" w15:restartNumberingAfterBreak="0">
    <w:nsid w:val="5F0B0527"/>
    <w:multiLevelType w:val="hybridMultilevel"/>
    <w:tmpl w:val="458680F6"/>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FAA50D2"/>
    <w:multiLevelType w:val="hybridMultilevel"/>
    <w:tmpl w:val="2A9AB4AC"/>
    <w:lvl w:ilvl="0" w:tplc="10947CB8">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0" w15:restartNumberingAfterBreak="0">
    <w:nsid w:val="6C402C58"/>
    <w:multiLevelType w:val="hybridMultilevel"/>
    <w:tmpl w:val="9A1CA078"/>
    <w:lvl w:ilvl="0" w:tplc="C8D6570A">
      <w:numFmt w:val="decimal"/>
      <w:pStyle w:val="figurecaption"/>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1" w15:restartNumberingAfterBreak="0">
    <w:nsid w:val="6CD32DA8"/>
    <w:multiLevelType w:val="singleLevel"/>
    <w:tmpl w:val="166470C2"/>
    <w:lvl w:ilvl="0">
      <w:numFmt w:val="decimal"/>
      <w:pStyle w:val="tablehead"/>
      <w:lvlText w:val=""/>
      <w:lvlJc w:val="left"/>
    </w:lvl>
  </w:abstractNum>
  <w:abstractNum w:abstractNumId="12" w15:restartNumberingAfterBreak="0">
    <w:nsid w:val="6D04141C"/>
    <w:multiLevelType w:val="hybridMultilevel"/>
    <w:tmpl w:val="297E30F4"/>
    <w:lvl w:ilvl="0" w:tplc="255E0AE4">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3" w15:restartNumberingAfterBreak="0">
    <w:nsid w:val="73BC51F5"/>
    <w:multiLevelType w:val="hybridMultilevel"/>
    <w:tmpl w:val="A4E0CAEA"/>
    <w:lvl w:ilvl="0" w:tplc="A02E968A">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num w:numId="1" w16cid:durableId="188103472">
    <w:abstractNumId w:val="3"/>
  </w:num>
  <w:num w:numId="2" w16cid:durableId="161967266">
    <w:abstractNumId w:val="5"/>
  </w:num>
  <w:num w:numId="3" w16cid:durableId="1155296464">
    <w:abstractNumId w:val="12"/>
  </w:num>
  <w:num w:numId="4" w16cid:durableId="383719110">
    <w:abstractNumId w:val="1"/>
  </w:num>
  <w:num w:numId="5" w16cid:durableId="378289699">
    <w:abstractNumId w:val="8"/>
  </w:num>
  <w:num w:numId="6" w16cid:durableId="1279949613">
    <w:abstractNumId w:val="0"/>
  </w:num>
  <w:num w:numId="7" w16cid:durableId="1576697249">
    <w:abstractNumId w:val="4"/>
  </w:num>
  <w:num w:numId="8" w16cid:durableId="358625821">
    <w:abstractNumId w:val="13"/>
  </w:num>
  <w:num w:numId="9" w16cid:durableId="1553808412">
    <w:abstractNumId w:val="2"/>
  </w:num>
  <w:num w:numId="10" w16cid:durableId="587809107">
    <w:abstractNumId w:val="10"/>
  </w:num>
  <w:num w:numId="11" w16cid:durableId="1884637447">
    <w:abstractNumId w:val="6"/>
  </w:num>
  <w:num w:numId="12" w16cid:durableId="812063870">
    <w:abstractNumId w:val="7"/>
  </w:num>
  <w:num w:numId="13" w16cid:durableId="294793769">
    <w:abstractNumId w:val="11"/>
  </w:num>
  <w:num w:numId="14" w16cid:durableId="6324149">
    <w:abstractNumId w:val="9"/>
  </w:num>
  <w:num w:numId="15" w16cid:durableId="2657756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47642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113559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un McKnight">
    <w15:presenceInfo w15:providerId="AD" w15:userId="S::shaun.mcknight@strath.ac.uk::d55b33a0-aa95-4656-ae79-88f80209ca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FF499E"/>
    <w:rsid w:val="00000DFC"/>
    <w:rsid w:val="00001EB9"/>
    <w:rsid w:val="000022C2"/>
    <w:rsid w:val="00002BF5"/>
    <w:rsid w:val="00004CD6"/>
    <w:rsid w:val="00006FCA"/>
    <w:rsid w:val="00007E0E"/>
    <w:rsid w:val="00007FF1"/>
    <w:rsid w:val="00010B34"/>
    <w:rsid w:val="00011682"/>
    <w:rsid w:val="00011DDA"/>
    <w:rsid w:val="00011E45"/>
    <w:rsid w:val="0001229A"/>
    <w:rsid w:val="00012CDE"/>
    <w:rsid w:val="00012F15"/>
    <w:rsid w:val="000159AE"/>
    <w:rsid w:val="0001601B"/>
    <w:rsid w:val="0001669A"/>
    <w:rsid w:val="00016C4A"/>
    <w:rsid w:val="00017852"/>
    <w:rsid w:val="00020C62"/>
    <w:rsid w:val="00021A1E"/>
    <w:rsid w:val="00022396"/>
    <w:rsid w:val="00022ECF"/>
    <w:rsid w:val="000230CD"/>
    <w:rsid w:val="00023E27"/>
    <w:rsid w:val="00024C97"/>
    <w:rsid w:val="0002502A"/>
    <w:rsid w:val="000250E3"/>
    <w:rsid w:val="000251CB"/>
    <w:rsid w:val="00025584"/>
    <w:rsid w:val="00025774"/>
    <w:rsid w:val="00025C8B"/>
    <w:rsid w:val="000263B2"/>
    <w:rsid w:val="00026B2C"/>
    <w:rsid w:val="0002708C"/>
    <w:rsid w:val="00030232"/>
    <w:rsid w:val="00030E46"/>
    <w:rsid w:val="00031890"/>
    <w:rsid w:val="00032C4D"/>
    <w:rsid w:val="00032C9E"/>
    <w:rsid w:val="00032DCF"/>
    <w:rsid w:val="00033A9B"/>
    <w:rsid w:val="000345FD"/>
    <w:rsid w:val="00034E5A"/>
    <w:rsid w:val="00035491"/>
    <w:rsid w:val="00036A67"/>
    <w:rsid w:val="0003756E"/>
    <w:rsid w:val="00037777"/>
    <w:rsid w:val="0004085A"/>
    <w:rsid w:val="00040AA6"/>
    <w:rsid w:val="00041386"/>
    <w:rsid w:val="00043083"/>
    <w:rsid w:val="00043800"/>
    <w:rsid w:val="000440B2"/>
    <w:rsid w:val="00044143"/>
    <w:rsid w:val="000444EE"/>
    <w:rsid w:val="000446A5"/>
    <w:rsid w:val="00044D0F"/>
    <w:rsid w:val="00045C4C"/>
    <w:rsid w:val="00045DAB"/>
    <w:rsid w:val="00045EEE"/>
    <w:rsid w:val="000461C7"/>
    <w:rsid w:val="0004625E"/>
    <w:rsid w:val="0004689F"/>
    <w:rsid w:val="00050766"/>
    <w:rsid w:val="000513D1"/>
    <w:rsid w:val="000517A6"/>
    <w:rsid w:val="00051DB5"/>
    <w:rsid w:val="00052957"/>
    <w:rsid w:val="000529E2"/>
    <w:rsid w:val="00052E30"/>
    <w:rsid w:val="00053B49"/>
    <w:rsid w:val="00054555"/>
    <w:rsid w:val="00054CDC"/>
    <w:rsid w:val="00054DA6"/>
    <w:rsid w:val="00054E0A"/>
    <w:rsid w:val="00055355"/>
    <w:rsid w:val="00057994"/>
    <w:rsid w:val="00057DAF"/>
    <w:rsid w:val="0006017C"/>
    <w:rsid w:val="000604BC"/>
    <w:rsid w:val="0006171A"/>
    <w:rsid w:val="0006173D"/>
    <w:rsid w:val="00061F8E"/>
    <w:rsid w:val="00062109"/>
    <w:rsid w:val="00063ACE"/>
    <w:rsid w:val="00064206"/>
    <w:rsid w:val="000648BC"/>
    <w:rsid w:val="00064DA0"/>
    <w:rsid w:val="00065991"/>
    <w:rsid w:val="00065AF6"/>
    <w:rsid w:val="00065BDF"/>
    <w:rsid w:val="00065F5E"/>
    <w:rsid w:val="00066895"/>
    <w:rsid w:val="00066DB1"/>
    <w:rsid w:val="00067594"/>
    <w:rsid w:val="00070396"/>
    <w:rsid w:val="0007058F"/>
    <w:rsid w:val="0007083B"/>
    <w:rsid w:val="000709D1"/>
    <w:rsid w:val="000713FB"/>
    <w:rsid w:val="00071C57"/>
    <w:rsid w:val="00073199"/>
    <w:rsid w:val="000733B6"/>
    <w:rsid w:val="0007411F"/>
    <w:rsid w:val="00075E25"/>
    <w:rsid w:val="00076AF6"/>
    <w:rsid w:val="00077625"/>
    <w:rsid w:val="00080539"/>
    <w:rsid w:val="000813CF"/>
    <w:rsid w:val="0008214E"/>
    <w:rsid w:val="00082297"/>
    <w:rsid w:val="0008277F"/>
    <w:rsid w:val="00083D21"/>
    <w:rsid w:val="00084C94"/>
    <w:rsid w:val="00085521"/>
    <w:rsid w:val="00086885"/>
    <w:rsid w:val="00086887"/>
    <w:rsid w:val="00087A30"/>
    <w:rsid w:val="000929F9"/>
    <w:rsid w:val="00095109"/>
    <w:rsid w:val="00096586"/>
    <w:rsid w:val="00097063"/>
    <w:rsid w:val="00097362"/>
    <w:rsid w:val="000975BB"/>
    <w:rsid w:val="00097721"/>
    <w:rsid w:val="000A00FF"/>
    <w:rsid w:val="000A0170"/>
    <w:rsid w:val="000A053D"/>
    <w:rsid w:val="000A0600"/>
    <w:rsid w:val="000A0B60"/>
    <w:rsid w:val="000A0C32"/>
    <w:rsid w:val="000A153F"/>
    <w:rsid w:val="000A1690"/>
    <w:rsid w:val="000A1748"/>
    <w:rsid w:val="000A1B50"/>
    <w:rsid w:val="000A1CF5"/>
    <w:rsid w:val="000A2739"/>
    <w:rsid w:val="000A3171"/>
    <w:rsid w:val="000A3679"/>
    <w:rsid w:val="000A3B7C"/>
    <w:rsid w:val="000A540B"/>
    <w:rsid w:val="000A5DAB"/>
    <w:rsid w:val="000A6C91"/>
    <w:rsid w:val="000A7029"/>
    <w:rsid w:val="000A7974"/>
    <w:rsid w:val="000A7C79"/>
    <w:rsid w:val="000B04C6"/>
    <w:rsid w:val="000B134C"/>
    <w:rsid w:val="000B2F6D"/>
    <w:rsid w:val="000B2F73"/>
    <w:rsid w:val="000B3DD4"/>
    <w:rsid w:val="000B41C5"/>
    <w:rsid w:val="000B4723"/>
    <w:rsid w:val="000B4F69"/>
    <w:rsid w:val="000B572D"/>
    <w:rsid w:val="000B626B"/>
    <w:rsid w:val="000B7872"/>
    <w:rsid w:val="000B7B32"/>
    <w:rsid w:val="000C104E"/>
    <w:rsid w:val="000C1F8D"/>
    <w:rsid w:val="000C211E"/>
    <w:rsid w:val="000C2153"/>
    <w:rsid w:val="000C2F79"/>
    <w:rsid w:val="000C3CBB"/>
    <w:rsid w:val="000C428D"/>
    <w:rsid w:val="000C4AD1"/>
    <w:rsid w:val="000C4B66"/>
    <w:rsid w:val="000C548D"/>
    <w:rsid w:val="000C5D4E"/>
    <w:rsid w:val="000C5ED7"/>
    <w:rsid w:val="000C7327"/>
    <w:rsid w:val="000C73FD"/>
    <w:rsid w:val="000D01B3"/>
    <w:rsid w:val="000D1C0E"/>
    <w:rsid w:val="000D1DF0"/>
    <w:rsid w:val="000D2EF4"/>
    <w:rsid w:val="000D338D"/>
    <w:rsid w:val="000D354E"/>
    <w:rsid w:val="000D41C2"/>
    <w:rsid w:val="000D43DD"/>
    <w:rsid w:val="000D49FB"/>
    <w:rsid w:val="000D4CB2"/>
    <w:rsid w:val="000D57C0"/>
    <w:rsid w:val="000D5CAC"/>
    <w:rsid w:val="000D5D24"/>
    <w:rsid w:val="000D5FE6"/>
    <w:rsid w:val="000D6809"/>
    <w:rsid w:val="000E010B"/>
    <w:rsid w:val="000E01A1"/>
    <w:rsid w:val="000E0EC6"/>
    <w:rsid w:val="000E151C"/>
    <w:rsid w:val="000E256B"/>
    <w:rsid w:val="000E29B1"/>
    <w:rsid w:val="000E2EBB"/>
    <w:rsid w:val="000E48FD"/>
    <w:rsid w:val="000E52C3"/>
    <w:rsid w:val="000E684E"/>
    <w:rsid w:val="000E7938"/>
    <w:rsid w:val="000F03D6"/>
    <w:rsid w:val="000F1254"/>
    <w:rsid w:val="000F12CA"/>
    <w:rsid w:val="000F21D4"/>
    <w:rsid w:val="000F2DBA"/>
    <w:rsid w:val="000F36B8"/>
    <w:rsid w:val="000F4DCC"/>
    <w:rsid w:val="000F5CA9"/>
    <w:rsid w:val="000F7878"/>
    <w:rsid w:val="00100305"/>
    <w:rsid w:val="00100E04"/>
    <w:rsid w:val="001011D4"/>
    <w:rsid w:val="001020B6"/>
    <w:rsid w:val="00102212"/>
    <w:rsid w:val="0010287C"/>
    <w:rsid w:val="001029EC"/>
    <w:rsid w:val="00102FF2"/>
    <w:rsid w:val="0010309F"/>
    <w:rsid w:val="001030CA"/>
    <w:rsid w:val="00103332"/>
    <w:rsid w:val="00103AA3"/>
    <w:rsid w:val="00104129"/>
    <w:rsid w:val="00105D99"/>
    <w:rsid w:val="001068D6"/>
    <w:rsid w:val="001069B0"/>
    <w:rsid w:val="00106C1C"/>
    <w:rsid w:val="00107DC3"/>
    <w:rsid w:val="00110074"/>
    <w:rsid w:val="001100A8"/>
    <w:rsid w:val="0011058F"/>
    <w:rsid w:val="001107E3"/>
    <w:rsid w:val="0011088B"/>
    <w:rsid w:val="00111BF9"/>
    <w:rsid w:val="00111C6A"/>
    <w:rsid w:val="00111C91"/>
    <w:rsid w:val="00112BA1"/>
    <w:rsid w:val="00112BB2"/>
    <w:rsid w:val="001135AB"/>
    <w:rsid w:val="001139C1"/>
    <w:rsid w:val="00114277"/>
    <w:rsid w:val="00114F16"/>
    <w:rsid w:val="00115664"/>
    <w:rsid w:val="00116E1E"/>
    <w:rsid w:val="00117096"/>
    <w:rsid w:val="00117319"/>
    <w:rsid w:val="00117FA8"/>
    <w:rsid w:val="0012159D"/>
    <w:rsid w:val="00122617"/>
    <w:rsid w:val="00122B22"/>
    <w:rsid w:val="00123302"/>
    <w:rsid w:val="001239F0"/>
    <w:rsid w:val="00123FD9"/>
    <w:rsid w:val="00124B45"/>
    <w:rsid w:val="001258A2"/>
    <w:rsid w:val="00127022"/>
    <w:rsid w:val="0013012C"/>
    <w:rsid w:val="00130E61"/>
    <w:rsid w:val="00131161"/>
    <w:rsid w:val="0013123A"/>
    <w:rsid w:val="001312B7"/>
    <w:rsid w:val="00132161"/>
    <w:rsid w:val="00132821"/>
    <w:rsid w:val="00132A35"/>
    <w:rsid w:val="00132BB2"/>
    <w:rsid w:val="00133958"/>
    <w:rsid w:val="001339BB"/>
    <w:rsid w:val="00134089"/>
    <w:rsid w:val="00134269"/>
    <w:rsid w:val="00135DDE"/>
    <w:rsid w:val="001367B1"/>
    <w:rsid w:val="00137507"/>
    <w:rsid w:val="00140919"/>
    <w:rsid w:val="00140A25"/>
    <w:rsid w:val="001414F0"/>
    <w:rsid w:val="00141DB4"/>
    <w:rsid w:val="00141E3C"/>
    <w:rsid w:val="00142777"/>
    <w:rsid w:val="001432BD"/>
    <w:rsid w:val="00143B85"/>
    <w:rsid w:val="00144BF0"/>
    <w:rsid w:val="00145672"/>
    <w:rsid w:val="00145C8C"/>
    <w:rsid w:val="001460D2"/>
    <w:rsid w:val="00146A8C"/>
    <w:rsid w:val="00146D29"/>
    <w:rsid w:val="001475C9"/>
    <w:rsid w:val="00147672"/>
    <w:rsid w:val="00147A12"/>
    <w:rsid w:val="00147AD5"/>
    <w:rsid w:val="00147B60"/>
    <w:rsid w:val="00147EAB"/>
    <w:rsid w:val="0015113F"/>
    <w:rsid w:val="001527F3"/>
    <w:rsid w:val="0015371D"/>
    <w:rsid w:val="00154021"/>
    <w:rsid w:val="00154353"/>
    <w:rsid w:val="001550E9"/>
    <w:rsid w:val="001556D1"/>
    <w:rsid w:val="00155788"/>
    <w:rsid w:val="00155B40"/>
    <w:rsid w:val="00155C38"/>
    <w:rsid w:val="001564E6"/>
    <w:rsid w:val="00157838"/>
    <w:rsid w:val="00161674"/>
    <w:rsid w:val="00162559"/>
    <w:rsid w:val="00162EBE"/>
    <w:rsid w:val="00163EE9"/>
    <w:rsid w:val="001645A0"/>
    <w:rsid w:val="001646A6"/>
    <w:rsid w:val="00164A5B"/>
    <w:rsid w:val="00164D2B"/>
    <w:rsid w:val="00165B7F"/>
    <w:rsid w:val="0016604C"/>
    <w:rsid w:val="001665A2"/>
    <w:rsid w:val="00166F95"/>
    <w:rsid w:val="00167FA6"/>
    <w:rsid w:val="00170258"/>
    <w:rsid w:val="00170500"/>
    <w:rsid w:val="001707E5"/>
    <w:rsid w:val="00170DBC"/>
    <w:rsid w:val="001712D4"/>
    <w:rsid w:val="001743B5"/>
    <w:rsid w:val="001748AA"/>
    <w:rsid w:val="00175CC6"/>
    <w:rsid w:val="00175EBD"/>
    <w:rsid w:val="0018053F"/>
    <w:rsid w:val="001808C0"/>
    <w:rsid w:val="00180A75"/>
    <w:rsid w:val="001818C3"/>
    <w:rsid w:val="00181E61"/>
    <w:rsid w:val="00181F32"/>
    <w:rsid w:val="0018220C"/>
    <w:rsid w:val="0018241B"/>
    <w:rsid w:val="001824BC"/>
    <w:rsid w:val="00182904"/>
    <w:rsid w:val="00183AF3"/>
    <w:rsid w:val="00184E2C"/>
    <w:rsid w:val="00184E62"/>
    <w:rsid w:val="00185813"/>
    <w:rsid w:val="00185D29"/>
    <w:rsid w:val="001866BD"/>
    <w:rsid w:val="00187AD4"/>
    <w:rsid w:val="00187F3D"/>
    <w:rsid w:val="001901D2"/>
    <w:rsid w:val="00190FEE"/>
    <w:rsid w:val="00191711"/>
    <w:rsid w:val="00191C53"/>
    <w:rsid w:val="00191C73"/>
    <w:rsid w:val="00191C8D"/>
    <w:rsid w:val="0019228B"/>
    <w:rsid w:val="00193217"/>
    <w:rsid w:val="001938A5"/>
    <w:rsid w:val="001942E5"/>
    <w:rsid w:val="0019463A"/>
    <w:rsid w:val="001946C3"/>
    <w:rsid w:val="00194BA4"/>
    <w:rsid w:val="00194BE4"/>
    <w:rsid w:val="00195102"/>
    <w:rsid w:val="00196267"/>
    <w:rsid w:val="00196496"/>
    <w:rsid w:val="001971A1"/>
    <w:rsid w:val="00197A49"/>
    <w:rsid w:val="00197DEE"/>
    <w:rsid w:val="001A0A3A"/>
    <w:rsid w:val="001A10AF"/>
    <w:rsid w:val="001A2249"/>
    <w:rsid w:val="001A2A4E"/>
    <w:rsid w:val="001A392C"/>
    <w:rsid w:val="001A4102"/>
    <w:rsid w:val="001A4506"/>
    <w:rsid w:val="001A45DD"/>
    <w:rsid w:val="001A5EEA"/>
    <w:rsid w:val="001A5FAF"/>
    <w:rsid w:val="001A66C2"/>
    <w:rsid w:val="001A6FAE"/>
    <w:rsid w:val="001A729D"/>
    <w:rsid w:val="001A74CD"/>
    <w:rsid w:val="001A7DE1"/>
    <w:rsid w:val="001B0348"/>
    <w:rsid w:val="001B12C8"/>
    <w:rsid w:val="001B1B25"/>
    <w:rsid w:val="001B1B72"/>
    <w:rsid w:val="001B2606"/>
    <w:rsid w:val="001B432F"/>
    <w:rsid w:val="001B68B4"/>
    <w:rsid w:val="001B6A10"/>
    <w:rsid w:val="001B6AB7"/>
    <w:rsid w:val="001B710B"/>
    <w:rsid w:val="001B7689"/>
    <w:rsid w:val="001B7ACF"/>
    <w:rsid w:val="001C0112"/>
    <w:rsid w:val="001C0A6B"/>
    <w:rsid w:val="001C0C3C"/>
    <w:rsid w:val="001C171F"/>
    <w:rsid w:val="001C1A5B"/>
    <w:rsid w:val="001C282D"/>
    <w:rsid w:val="001C2FE2"/>
    <w:rsid w:val="001C32A1"/>
    <w:rsid w:val="001C34D7"/>
    <w:rsid w:val="001C35DB"/>
    <w:rsid w:val="001C3B56"/>
    <w:rsid w:val="001C3C17"/>
    <w:rsid w:val="001C4655"/>
    <w:rsid w:val="001C540B"/>
    <w:rsid w:val="001C58C8"/>
    <w:rsid w:val="001C5A52"/>
    <w:rsid w:val="001C6587"/>
    <w:rsid w:val="001C6834"/>
    <w:rsid w:val="001C6B14"/>
    <w:rsid w:val="001C78CB"/>
    <w:rsid w:val="001C7D6C"/>
    <w:rsid w:val="001C7E81"/>
    <w:rsid w:val="001D0371"/>
    <w:rsid w:val="001D06FE"/>
    <w:rsid w:val="001D0CB8"/>
    <w:rsid w:val="001D0E50"/>
    <w:rsid w:val="001D1064"/>
    <w:rsid w:val="001D16D6"/>
    <w:rsid w:val="001D179F"/>
    <w:rsid w:val="001D1904"/>
    <w:rsid w:val="001D21A4"/>
    <w:rsid w:val="001D2425"/>
    <w:rsid w:val="001D400A"/>
    <w:rsid w:val="001D4902"/>
    <w:rsid w:val="001D4F06"/>
    <w:rsid w:val="001D5042"/>
    <w:rsid w:val="001D5C4E"/>
    <w:rsid w:val="001D624F"/>
    <w:rsid w:val="001D6A63"/>
    <w:rsid w:val="001D6AC0"/>
    <w:rsid w:val="001D7439"/>
    <w:rsid w:val="001D75FC"/>
    <w:rsid w:val="001D7EC7"/>
    <w:rsid w:val="001E012D"/>
    <w:rsid w:val="001E1842"/>
    <w:rsid w:val="001E18BD"/>
    <w:rsid w:val="001E1B1F"/>
    <w:rsid w:val="001E1B5C"/>
    <w:rsid w:val="001E1D75"/>
    <w:rsid w:val="001E1DDC"/>
    <w:rsid w:val="001E21CE"/>
    <w:rsid w:val="001E2223"/>
    <w:rsid w:val="001E343D"/>
    <w:rsid w:val="001E4127"/>
    <w:rsid w:val="001E41CA"/>
    <w:rsid w:val="001E4304"/>
    <w:rsid w:val="001E4583"/>
    <w:rsid w:val="001E468C"/>
    <w:rsid w:val="001E4FE3"/>
    <w:rsid w:val="001E5131"/>
    <w:rsid w:val="001E5685"/>
    <w:rsid w:val="001E5D80"/>
    <w:rsid w:val="001E61AF"/>
    <w:rsid w:val="001E6612"/>
    <w:rsid w:val="001E6BC0"/>
    <w:rsid w:val="001E6CD7"/>
    <w:rsid w:val="001E78CC"/>
    <w:rsid w:val="001E7DFD"/>
    <w:rsid w:val="001F050D"/>
    <w:rsid w:val="001F0B6B"/>
    <w:rsid w:val="001F114E"/>
    <w:rsid w:val="001F122D"/>
    <w:rsid w:val="001F1BED"/>
    <w:rsid w:val="001F1E78"/>
    <w:rsid w:val="001F2EAF"/>
    <w:rsid w:val="001F4115"/>
    <w:rsid w:val="001F466A"/>
    <w:rsid w:val="001F500C"/>
    <w:rsid w:val="001F5720"/>
    <w:rsid w:val="001F661D"/>
    <w:rsid w:val="001F6879"/>
    <w:rsid w:val="001F7332"/>
    <w:rsid w:val="001F7377"/>
    <w:rsid w:val="001F79CB"/>
    <w:rsid w:val="001F7AF1"/>
    <w:rsid w:val="00200E96"/>
    <w:rsid w:val="002020AF"/>
    <w:rsid w:val="00202777"/>
    <w:rsid w:val="00203813"/>
    <w:rsid w:val="00204953"/>
    <w:rsid w:val="0020500F"/>
    <w:rsid w:val="00205EB2"/>
    <w:rsid w:val="0020601F"/>
    <w:rsid w:val="00206170"/>
    <w:rsid w:val="00206309"/>
    <w:rsid w:val="00210294"/>
    <w:rsid w:val="00210A52"/>
    <w:rsid w:val="00211090"/>
    <w:rsid w:val="002125D1"/>
    <w:rsid w:val="002126E5"/>
    <w:rsid w:val="00213A75"/>
    <w:rsid w:val="0021405D"/>
    <w:rsid w:val="002142EE"/>
    <w:rsid w:val="00214532"/>
    <w:rsid w:val="00214AEE"/>
    <w:rsid w:val="00214D5D"/>
    <w:rsid w:val="00217013"/>
    <w:rsid w:val="002174BD"/>
    <w:rsid w:val="00220172"/>
    <w:rsid w:val="002205D5"/>
    <w:rsid w:val="00220757"/>
    <w:rsid w:val="00220DE3"/>
    <w:rsid w:val="0022254F"/>
    <w:rsid w:val="00222A17"/>
    <w:rsid w:val="0022364D"/>
    <w:rsid w:val="0022430D"/>
    <w:rsid w:val="0022431B"/>
    <w:rsid w:val="00224823"/>
    <w:rsid w:val="0022514B"/>
    <w:rsid w:val="00225394"/>
    <w:rsid w:val="00225513"/>
    <w:rsid w:val="0022552A"/>
    <w:rsid w:val="00225BF4"/>
    <w:rsid w:val="00226D64"/>
    <w:rsid w:val="00226ECA"/>
    <w:rsid w:val="002270DF"/>
    <w:rsid w:val="0022744F"/>
    <w:rsid w:val="00227CBD"/>
    <w:rsid w:val="002301B6"/>
    <w:rsid w:val="002302B3"/>
    <w:rsid w:val="002302F9"/>
    <w:rsid w:val="002310CC"/>
    <w:rsid w:val="002315B6"/>
    <w:rsid w:val="002315EB"/>
    <w:rsid w:val="00231EB1"/>
    <w:rsid w:val="0023280B"/>
    <w:rsid w:val="002331A0"/>
    <w:rsid w:val="0023321D"/>
    <w:rsid w:val="00233532"/>
    <w:rsid w:val="00233E4C"/>
    <w:rsid w:val="002342F1"/>
    <w:rsid w:val="00236281"/>
    <w:rsid w:val="00236612"/>
    <w:rsid w:val="002368D4"/>
    <w:rsid w:val="00236E15"/>
    <w:rsid w:val="0024090E"/>
    <w:rsid w:val="00241383"/>
    <w:rsid w:val="00241D0C"/>
    <w:rsid w:val="0024223E"/>
    <w:rsid w:val="00242660"/>
    <w:rsid w:val="0024282F"/>
    <w:rsid w:val="00242C5A"/>
    <w:rsid w:val="00242F79"/>
    <w:rsid w:val="002440E5"/>
    <w:rsid w:val="002451A5"/>
    <w:rsid w:val="0024534B"/>
    <w:rsid w:val="00245D09"/>
    <w:rsid w:val="00245FF3"/>
    <w:rsid w:val="00245FF7"/>
    <w:rsid w:val="002462A7"/>
    <w:rsid w:val="00246FD9"/>
    <w:rsid w:val="00247694"/>
    <w:rsid w:val="002476D2"/>
    <w:rsid w:val="002505F8"/>
    <w:rsid w:val="0025132F"/>
    <w:rsid w:val="0025153C"/>
    <w:rsid w:val="002518F2"/>
    <w:rsid w:val="00251C33"/>
    <w:rsid w:val="002520A9"/>
    <w:rsid w:val="002528D9"/>
    <w:rsid w:val="002531B5"/>
    <w:rsid w:val="002531B8"/>
    <w:rsid w:val="00253D28"/>
    <w:rsid w:val="00253D5A"/>
    <w:rsid w:val="00254F30"/>
    <w:rsid w:val="0025502A"/>
    <w:rsid w:val="00255201"/>
    <w:rsid w:val="00256052"/>
    <w:rsid w:val="002564AB"/>
    <w:rsid w:val="00256903"/>
    <w:rsid w:val="00256D67"/>
    <w:rsid w:val="002574AF"/>
    <w:rsid w:val="00257CAE"/>
    <w:rsid w:val="002605E0"/>
    <w:rsid w:val="00260C88"/>
    <w:rsid w:val="00261127"/>
    <w:rsid w:val="00261436"/>
    <w:rsid w:val="00261CFD"/>
    <w:rsid w:val="00262258"/>
    <w:rsid w:val="00262372"/>
    <w:rsid w:val="002623CB"/>
    <w:rsid w:val="00262A86"/>
    <w:rsid w:val="00262EC2"/>
    <w:rsid w:val="00263177"/>
    <w:rsid w:val="00263718"/>
    <w:rsid w:val="00263DED"/>
    <w:rsid w:val="00264776"/>
    <w:rsid w:val="00265B8E"/>
    <w:rsid w:val="00266598"/>
    <w:rsid w:val="002669EC"/>
    <w:rsid w:val="0026715C"/>
    <w:rsid w:val="00267459"/>
    <w:rsid w:val="00270342"/>
    <w:rsid w:val="0027069C"/>
    <w:rsid w:val="00271158"/>
    <w:rsid w:val="0027137C"/>
    <w:rsid w:val="00271471"/>
    <w:rsid w:val="00271716"/>
    <w:rsid w:val="002717AF"/>
    <w:rsid w:val="00272746"/>
    <w:rsid w:val="0027288C"/>
    <w:rsid w:val="002735CF"/>
    <w:rsid w:val="00273884"/>
    <w:rsid w:val="0027394F"/>
    <w:rsid w:val="00273C4F"/>
    <w:rsid w:val="0027404F"/>
    <w:rsid w:val="002750DE"/>
    <w:rsid w:val="0027584E"/>
    <w:rsid w:val="00276CFE"/>
    <w:rsid w:val="002770C3"/>
    <w:rsid w:val="002805B4"/>
    <w:rsid w:val="00280780"/>
    <w:rsid w:val="00280C55"/>
    <w:rsid w:val="0028126E"/>
    <w:rsid w:val="00281358"/>
    <w:rsid w:val="0028195A"/>
    <w:rsid w:val="00281EC5"/>
    <w:rsid w:val="00281ED2"/>
    <w:rsid w:val="00283464"/>
    <w:rsid w:val="0028372B"/>
    <w:rsid w:val="002838F9"/>
    <w:rsid w:val="00283B09"/>
    <w:rsid w:val="00283BC9"/>
    <w:rsid w:val="0028470D"/>
    <w:rsid w:val="002869B5"/>
    <w:rsid w:val="00286EEE"/>
    <w:rsid w:val="00286F1E"/>
    <w:rsid w:val="00287DA9"/>
    <w:rsid w:val="00287FE8"/>
    <w:rsid w:val="0029008C"/>
    <w:rsid w:val="00290755"/>
    <w:rsid w:val="0029157A"/>
    <w:rsid w:val="00292615"/>
    <w:rsid w:val="002927A5"/>
    <w:rsid w:val="002929AE"/>
    <w:rsid w:val="00292CDC"/>
    <w:rsid w:val="00293159"/>
    <w:rsid w:val="0029381B"/>
    <w:rsid w:val="00293937"/>
    <w:rsid w:val="0029472C"/>
    <w:rsid w:val="00294787"/>
    <w:rsid w:val="002954F4"/>
    <w:rsid w:val="00297A77"/>
    <w:rsid w:val="002A083A"/>
    <w:rsid w:val="002A0F41"/>
    <w:rsid w:val="002A14F8"/>
    <w:rsid w:val="002A18AC"/>
    <w:rsid w:val="002A2E16"/>
    <w:rsid w:val="002A36FD"/>
    <w:rsid w:val="002A4C5A"/>
    <w:rsid w:val="002A4E35"/>
    <w:rsid w:val="002A51CE"/>
    <w:rsid w:val="002A5F1C"/>
    <w:rsid w:val="002A5F65"/>
    <w:rsid w:val="002A6900"/>
    <w:rsid w:val="002A6E13"/>
    <w:rsid w:val="002A7181"/>
    <w:rsid w:val="002A7873"/>
    <w:rsid w:val="002A7A5C"/>
    <w:rsid w:val="002A7E6A"/>
    <w:rsid w:val="002B059A"/>
    <w:rsid w:val="002B08BC"/>
    <w:rsid w:val="002B0EAA"/>
    <w:rsid w:val="002B15FF"/>
    <w:rsid w:val="002B1BD0"/>
    <w:rsid w:val="002B240D"/>
    <w:rsid w:val="002B2C01"/>
    <w:rsid w:val="002B3024"/>
    <w:rsid w:val="002B305C"/>
    <w:rsid w:val="002B3161"/>
    <w:rsid w:val="002B4A00"/>
    <w:rsid w:val="002B4BF1"/>
    <w:rsid w:val="002B4C46"/>
    <w:rsid w:val="002B56C3"/>
    <w:rsid w:val="002B57DF"/>
    <w:rsid w:val="002B60E9"/>
    <w:rsid w:val="002B6334"/>
    <w:rsid w:val="002B6902"/>
    <w:rsid w:val="002B6FDB"/>
    <w:rsid w:val="002B7D47"/>
    <w:rsid w:val="002C159B"/>
    <w:rsid w:val="002C1A75"/>
    <w:rsid w:val="002C1A82"/>
    <w:rsid w:val="002C1C1E"/>
    <w:rsid w:val="002C260F"/>
    <w:rsid w:val="002C2E28"/>
    <w:rsid w:val="002C32FC"/>
    <w:rsid w:val="002C36A4"/>
    <w:rsid w:val="002C371A"/>
    <w:rsid w:val="002C3E6E"/>
    <w:rsid w:val="002C4040"/>
    <w:rsid w:val="002C40E6"/>
    <w:rsid w:val="002C4462"/>
    <w:rsid w:val="002C5373"/>
    <w:rsid w:val="002C5A48"/>
    <w:rsid w:val="002C64DB"/>
    <w:rsid w:val="002C77ED"/>
    <w:rsid w:val="002D30AB"/>
    <w:rsid w:val="002D33B8"/>
    <w:rsid w:val="002D3A90"/>
    <w:rsid w:val="002D4292"/>
    <w:rsid w:val="002D5B7A"/>
    <w:rsid w:val="002D5EB6"/>
    <w:rsid w:val="002D73D7"/>
    <w:rsid w:val="002D7A6F"/>
    <w:rsid w:val="002D7C7A"/>
    <w:rsid w:val="002E16D6"/>
    <w:rsid w:val="002E1EDA"/>
    <w:rsid w:val="002E2938"/>
    <w:rsid w:val="002E3124"/>
    <w:rsid w:val="002E3F35"/>
    <w:rsid w:val="002E4D5D"/>
    <w:rsid w:val="002E4EFC"/>
    <w:rsid w:val="002E5238"/>
    <w:rsid w:val="002E55BD"/>
    <w:rsid w:val="002E560E"/>
    <w:rsid w:val="002E56D3"/>
    <w:rsid w:val="002E5E46"/>
    <w:rsid w:val="002E5EB3"/>
    <w:rsid w:val="002E6032"/>
    <w:rsid w:val="002F13AF"/>
    <w:rsid w:val="002F14DE"/>
    <w:rsid w:val="002F1F3C"/>
    <w:rsid w:val="002F26C7"/>
    <w:rsid w:val="002F2B6C"/>
    <w:rsid w:val="002F2EB7"/>
    <w:rsid w:val="002F309E"/>
    <w:rsid w:val="002F4315"/>
    <w:rsid w:val="002F4D0A"/>
    <w:rsid w:val="002F5003"/>
    <w:rsid w:val="002F5465"/>
    <w:rsid w:val="002F5878"/>
    <w:rsid w:val="002F72C0"/>
    <w:rsid w:val="002F7BDC"/>
    <w:rsid w:val="00301BF5"/>
    <w:rsid w:val="00301CD8"/>
    <w:rsid w:val="00302163"/>
    <w:rsid w:val="003029F1"/>
    <w:rsid w:val="00302BA5"/>
    <w:rsid w:val="00302DFA"/>
    <w:rsid w:val="00303816"/>
    <w:rsid w:val="00303B1D"/>
    <w:rsid w:val="00306284"/>
    <w:rsid w:val="003066A7"/>
    <w:rsid w:val="00307A59"/>
    <w:rsid w:val="0031020A"/>
    <w:rsid w:val="00312A9B"/>
    <w:rsid w:val="00312E5E"/>
    <w:rsid w:val="00313013"/>
    <w:rsid w:val="00313BAB"/>
    <w:rsid w:val="00314424"/>
    <w:rsid w:val="003151F3"/>
    <w:rsid w:val="0031525B"/>
    <w:rsid w:val="00315D23"/>
    <w:rsid w:val="00315F8E"/>
    <w:rsid w:val="003165C7"/>
    <w:rsid w:val="00316646"/>
    <w:rsid w:val="00316B94"/>
    <w:rsid w:val="00317C3C"/>
    <w:rsid w:val="00320702"/>
    <w:rsid w:val="00320F58"/>
    <w:rsid w:val="0032195D"/>
    <w:rsid w:val="00322080"/>
    <w:rsid w:val="003224D1"/>
    <w:rsid w:val="00322DDA"/>
    <w:rsid w:val="00322EAB"/>
    <w:rsid w:val="003230D3"/>
    <w:rsid w:val="00323353"/>
    <w:rsid w:val="0032380F"/>
    <w:rsid w:val="00323A6E"/>
    <w:rsid w:val="00324DE7"/>
    <w:rsid w:val="0032584C"/>
    <w:rsid w:val="00325DF6"/>
    <w:rsid w:val="00326BB4"/>
    <w:rsid w:val="0032724B"/>
    <w:rsid w:val="00327B61"/>
    <w:rsid w:val="00327C3E"/>
    <w:rsid w:val="00327D55"/>
    <w:rsid w:val="003304D9"/>
    <w:rsid w:val="00330A97"/>
    <w:rsid w:val="00331CA9"/>
    <w:rsid w:val="00332CDC"/>
    <w:rsid w:val="00332DAB"/>
    <w:rsid w:val="00333001"/>
    <w:rsid w:val="00333332"/>
    <w:rsid w:val="0033355D"/>
    <w:rsid w:val="00333F8E"/>
    <w:rsid w:val="00334096"/>
    <w:rsid w:val="003349B2"/>
    <w:rsid w:val="00334C61"/>
    <w:rsid w:val="00335838"/>
    <w:rsid w:val="00335BA1"/>
    <w:rsid w:val="00336B91"/>
    <w:rsid w:val="003371AE"/>
    <w:rsid w:val="00337CEE"/>
    <w:rsid w:val="00340A71"/>
    <w:rsid w:val="00340E38"/>
    <w:rsid w:val="003416CE"/>
    <w:rsid w:val="003439E6"/>
    <w:rsid w:val="00344671"/>
    <w:rsid w:val="00345068"/>
    <w:rsid w:val="00346B4E"/>
    <w:rsid w:val="00346CC6"/>
    <w:rsid w:val="00346DC6"/>
    <w:rsid w:val="00346E58"/>
    <w:rsid w:val="0034709B"/>
    <w:rsid w:val="003474AE"/>
    <w:rsid w:val="00347639"/>
    <w:rsid w:val="00350239"/>
    <w:rsid w:val="00350337"/>
    <w:rsid w:val="00350EE1"/>
    <w:rsid w:val="00351598"/>
    <w:rsid w:val="0035224F"/>
    <w:rsid w:val="003522E7"/>
    <w:rsid w:val="00352C9A"/>
    <w:rsid w:val="00353376"/>
    <w:rsid w:val="00353732"/>
    <w:rsid w:val="00354FCC"/>
    <w:rsid w:val="0035537C"/>
    <w:rsid w:val="003554F0"/>
    <w:rsid w:val="003556B8"/>
    <w:rsid w:val="003559B4"/>
    <w:rsid w:val="00357B0C"/>
    <w:rsid w:val="003607AF"/>
    <w:rsid w:val="00360A50"/>
    <w:rsid w:val="00360F07"/>
    <w:rsid w:val="003613DB"/>
    <w:rsid w:val="00361EA4"/>
    <w:rsid w:val="003620D3"/>
    <w:rsid w:val="00363029"/>
    <w:rsid w:val="00363DF8"/>
    <w:rsid w:val="00365B22"/>
    <w:rsid w:val="00366412"/>
    <w:rsid w:val="00366578"/>
    <w:rsid w:val="0036718D"/>
    <w:rsid w:val="003676D3"/>
    <w:rsid w:val="00367AE1"/>
    <w:rsid w:val="00367B53"/>
    <w:rsid w:val="00367D81"/>
    <w:rsid w:val="003700C0"/>
    <w:rsid w:val="00370AA6"/>
    <w:rsid w:val="00371061"/>
    <w:rsid w:val="003735C5"/>
    <w:rsid w:val="00373605"/>
    <w:rsid w:val="0037377E"/>
    <w:rsid w:val="0037393F"/>
    <w:rsid w:val="00374B3D"/>
    <w:rsid w:val="00375AAB"/>
    <w:rsid w:val="00375D00"/>
    <w:rsid w:val="00375E6D"/>
    <w:rsid w:val="00375F8A"/>
    <w:rsid w:val="0037679A"/>
    <w:rsid w:val="00380587"/>
    <w:rsid w:val="00380DB8"/>
    <w:rsid w:val="0038124E"/>
    <w:rsid w:val="00381A4F"/>
    <w:rsid w:val="00381F10"/>
    <w:rsid w:val="00382131"/>
    <w:rsid w:val="0038238C"/>
    <w:rsid w:val="00382815"/>
    <w:rsid w:val="00382C68"/>
    <w:rsid w:val="00383536"/>
    <w:rsid w:val="00384254"/>
    <w:rsid w:val="00384F4A"/>
    <w:rsid w:val="003853A8"/>
    <w:rsid w:val="00385795"/>
    <w:rsid w:val="00386408"/>
    <w:rsid w:val="00386C6E"/>
    <w:rsid w:val="00386D74"/>
    <w:rsid w:val="00386EA8"/>
    <w:rsid w:val="00386F5D"/>
    <w:rsid w:val="003877BE"/>
    <w:rsid w:val="00390327"/>
    <w:rsid w:val="003907C0"/>
    <w:rsid w:val="003909AE"/>
    <w:rsid w:val="00390AE8"/>
    <w:rsid w:val="00390B2B"/>
    <w:rsid w:val="00390CC4"/>
    <w:rsid w:val="00390CD8"/>
    <w:rsid w:val="00392339"/>
    <w:rsid w:val="00392379"/>
    <w:rsid w:val="003926D9"/>
    <w:rsid w:val="0039391E"/>
    <w:rsid w:val="00393986"/>
    <w:rsid w:val="003946D1"/>
    <w:rsid w:val="00394741"/>
    <w:rsid w:val="003948CE"/>
    <w:rsid w:val="00394F90"/>
    <w:rsid w:val="00395522"/>
    <w:rsid w:val="00395655"/>
    <w:rsid w:val="00395881"/>
    <w:rsid w:val="003959BF"/>
    <w:rsid w:val="00395A91"/>
    <w:rsid w:val="00395BF3"/>
    <w:rsid w:val="0039627D"/>
    <w:rsid w:val="0039632C"/>
    <w:rsid w:val="00396DCA"/>
    <w:rsid w:val="003972BB"/>
    <w:rsid w:val="003A092A"/>
    <w:rsid w:val="003A094C"/>
    <w:rsid w:val="003A1284"/>
    <w:rsid w:val="003A1693"/>
    <w:rsid w:val="003A2D5E"/>
    <w:rsid w:val="003A2EDA"/>
    <w:rsid w:val="003A32D4"/>
    <w:rsid w:val="003A39CC"/>
    <w:rsid w:val="003A4231"/>
    <w:rsid w:val="003A49C0"/>
    <w:rsid w:val="003A5216"/>
    <w:rsid w:val="003A5553"/>
    <w:rsid w:val="003A56B1"/>
    <w:rsid w:val="003A57A6"/>
    <w:rsid w:val="003A5C82"/>
    <w:rsid w:val="003A6170"/>
    <w:rsid w:val="003A6C29"/>
    <w:rsid w:val="003A706F"/>
    <w:rsid w:val="003A726D"/>
    <w:rsid w:val="003B0149"/>
    <w:rsid w:val="003B0E36"/>
    <w:rsid w:val="003B22CA"/>
    <w:rsid w:val="003B2972"/>
    <w:rsid w:val="003B3287"/>
    <w:rsid w:val="003B36B5"/>
    <w:rsid w:val="003B3CE3"/>
    <w:rsid w:val="003B3D2E"/>
    <w:rsid w:val="003B455B"/>
    <w:rsid w:val="003B49D5"/>
    <w:rsid w:val="003B4EDA"/>
    <w:rsid w:val="003B5220"/>
    <w:rsid w:val="003B54C7"/>
    <w:rsid w:val="003B5C88"/>
    <w:rsid w:val="003B5E82"/>
    <w:rsid w:val="003B67C9"/>
    <w:rsid w:val="003B7328"/>
    <w:rsid w:val="003B7BF9"/>
    <w:rsid w:val="003C0460"/>
    <w:rsid w:val="003C05EE"/>
    <w:rsid w:val="003C0E6F"/>
    <w:rsid w:val="003C0F43"/>
    <w:rsid w:val="003C2789"/>
    <w:rsid w:val="003C2AFE"/>
    <w:rsid w:val="003C330F"/>
    <w:rsid w:val="003C33F5"/>
    <w:rsid w:val="003C3A90"/>
    <w:rsid w:val="003C4A03"/>
    <w:rsid w:val="003C4DB3"/>
    <w:rsid w:val="003C5124"/>
    <w:rsid w:val="003C621B"/>
    <w:rsid w:val="003C6A9B"/>
    <w:rsid w:val="003C6CBA"/>
    <w:rsid w:val="003C7303"/>
    <w:rsid w:val="003D0F82"/>
    <w:rsid w:val="003D2818"/>
    <w:rsid w:val="003D29D3"/>
    <w:rsid w:val="003D4AC0"/>
    <w:rsid w:val="003D4E8C"/>
    <w:rsid w:val="003D5391"/>
    <w:rsid w:val="003D5817"/>
    <w:rsid w:val="003D5911"/>
    <w:rsid w:val="003D5FC8"/>
    <w:rsid w:val="003D689F"/>
    <w:rsid w:val="003D6D88"/>
    <w:rsid w:val="003D7067"/>
    <w:rsid w:val="003D71A4"/>
    <w:rsid w:val="003D7472"/>
    <w:rsid w:val="003D7593"/>
    <w:rsid w:val="003D79DB"/>
    <w:rsid w:val="003D7BA2"/>
    <w:rsid w:val="003E391C"/>
    <w:rsid w:val="003E3D76"/>
    <w:rsid w:val="003E4054"/>
    <w:rsid w:val="003E457C"/>
    <w:rsid w:val="003E483C"/>
    <w:rsid w:val="003E4B23"/>
    <w:rsid w:val="003E5ABA"/>
    <w:rsid w:val="003E615E"/>
    <w:rsid w:val="003E61B8"/>
    <w:rsid w:val="003E63D0"/>
    <w:rsid w:val="003E6D0A"/>
    <w:rsid w:val="003E75A0"/>
    <w:rsid w:val="003E7B9D"/>
    <w:rsid w:val="003E7DDC"/>
    <w:rsid w:val="003F0295"/>
    <w:rsid w:val="003F096D"/>
    <w:rsid w:val="003F1060"/>
    <w:rsid w:val="003F21BE"/>
    <w:rsid w:val="003F27AE"/>
    <w:rsid w:val="003F2C86"/>
    <w:rsid w:val="003F3073"/>
    <w:rsid w:val="003F32BE"/>
    <w:rsid w:val="003F3391"/>
    <w:rsid w:val="003F55F6"/>
    <w:rsid w:val="003F6475"/>
    <w:rsid w:val="003F651E"/>
    <w:rsid w:val="003F6537"/>
    <w:rsid w:val="003F6605"/>
    <w:rsid w:val="003F79C6"/>
    <w:rsid w:val="003F7DBC"/>
    <w:rsid w:val="00400667"/>
    <w:rsid w:val="00402508"/>
    <w:rsid w:val="0040253F"/>
    <w:rsid w:val="0040379E"/>
    <w:rsid w:val="004042F6"/>
    <w:rsid w:val="00405F06"/>
    <w:rsid w:val="0040659B"/>
    <w:rsid w:val="004075A2"/>
    <w:rsid w:val="00407957"/>
    <w:rsid w:val="00407BFE"/>
    <w:rsid w:val="00407F40"/>
    <w:rsid w:val="0041067D"/>
    <w:rsid w:val="00411465"/>
    <w:rsid w:val="00411603"/>
    <w:rsid w:val="004127EF"/>
    <w:rsid w:val="00412A3B"/>
    <w:rsid w:val="00412CDC"/>
    <w:rsid w:val="00412DB5"/>
    <w:rsid w:val="004133DD"/>
    <w:rsid w:val="00413463"/>
    <w:rsid w:val="0041368B"/>
    <w:rsid w:val="0041459A"/>
    <w:rsid w:val="00414743"/>
    <w:rsid w:val="004162E4"/>
    <w:rsid w:val="00416467"/>
    <w:rsid w:val="004169D0"/>
    <w:rsid w:val="00416D22"/>
    <w:rsid w:val="00417349"/>
    <w:rsid w:val="00417EE4"/>
    <w:rsid w:val="00420263"/>
    <w:rsid w:val="00420264"/>
    <w:rsid w:val="0042060C"/>
    <w:rsid w:val="00420BBE"/>
    <w:rsid w:val="0042217A"/>
    <w:rsid w:val="0042242A"/>
    <w:rsid w:val="00422654"/>
    <w:rsid w:val="00422E79"/>
    <w:rsid w:val="00422F2A"/>
    <w:rsid w:val="004245F9"/>
    <w:rsid w:val="00424766"/>
    <w:rsid w:val="004253D4"/>
    <w:rsid w:val="0042566C"/>
    <w:rsid w:val="00425EB3"/>
    <w:rsid w:val="00425EC7"/>
    <w:rsid w:val="00426401"/>
    <w:rsid w:val="00426F8A"/>
    <w:rsid w:val="00426FCA"/>
    <w:rsid w:val="0042795C"/>
    <w:rsid w:val="00430AB9"/>
    <w:rsid w:val="00430ABC"/>
    <w:rsid w:val="00430D10"/>
    <w:rsid w:val="00430E0A"/>
    <w:rsid w:val="004324DC"/>
    <w:rsid w:val="00432AD7"/>
    <w:rsid w:val="00433CDF"/>
    <w:rsid w:val="00433D7C"/>
    <w:rsid w:val="004342B8"/>
    <w:rsid w:val="00434583"/>
    <w:rsid w:val="00434999"/>
    <w:rsid w:val="0043529A"/>
    <w:rsid w:val="004352AC"/>
    <w:rsid w:val="004353AD"/>
    <w:rsid w:val="0043559F"/>
    <w:rsid w:val="00435AA0"/>
    <w:rsid w:val="00435FDC"/>
    <w:rsid w:val="0043745A"/>
    <w:rsid w:val="004379EF"/>
    <w:rsid w:val="00440776"/>
    <w:rsid w:val="00441D89"/>
    <w:rsid w:val="00441E6E"/>
    <w:rsid w:val="00442E68"/>
    <w:rsid w:val="0044354E"/>
    <w:rsid w:val="004438AB"/>
    <w:rsid w:val="00443979"/>
    <w:rsid w:val="00443E7D"/>
    <w:rsid w:val="00443E91"/>
    <w:rsid w:val="00443F75"/>
    <w:rsid w:val="00444798"/>
    <w:rsid w:val="0044488E"/>
    <w:rsid w:val="00444AA3"/>
    <w:rsid w:val="00444F28"/>
    <w:rsid w:val="00445013"/>
    <w:rsid w:val="0044501F"/>
    <w:rsid w:val="004459A7"/>
    <w:rsid w:val="00446C98"/>
    <w:rsid w:val="00447342"/>
    <w:rsid w:val="0044764E"/>
    <w:rsid w:val="004509AC"/>
    <w:rsid w:val="0045123D"/>
    <w:rsid w:val="00451C89"/>
    <w:rsid w:val="00451EC3"/>
    <w:rsid w:val="0045252F"/>
    <w:rsid w:val="004538C6"/>
    <w:rsid w:val="00454178"/>
    <w:rsid w:val="0045574C"/>
    <w:rsid w:val="0045663C"/>
    <w:rsid w:val="004569F8"/>
    <w:rsid w:val="00456A41"/>
    <w:rsid w:val="004577D9"/>
    <w:rsid w:val="004578DB"/>
    <w:rsid w:val="00460230"/>
    <w:rsid w:val="0046096E"/>
    <w:rsid w:val="0046138E"/>
    <w:rsid w:val="00461E79"/>
    <w:rsid w:val="00462BB9"/>
    <w:rsid w:val="00462BEE"/>
    <w:rsid w:val="00463F9A"/>
    <w:rsid w:val="0046419B"/>
    <w:rsid w:val="004642A3"/>
    <w:rsid w:val="00465471"/>
    <w:rsid w:val="0046629A"/>
    <w:rsid w:val="00466B1A"/>
    <w:rsid w:val="004670E4"/>
    <w:rsid w:val="00467A0B"/>
    <w:rsid w:val="00467ECB"/>
    <w:rsid w:val="0047035E"/>
    <w:rsid w:val="00470694"/>
    <w:rsid w:val="0047097B"/>
    <w:rsid w:val="0047159E"/>
    <w:rsid w:val="004715FA"/>
    <w:rsid w:val="00471F0D"/>
    <w:rsid w:val="004726D3"/>
    <w:rsid w:val="0047273D"/>
    <w:rsid w:val="00473949"/>
    <w:rsid w:val="00473EDF"/>
    <w:rsid w:val="004751C9"/>
    <w:rsid w:val="004751D2"/>
    <w:rsid w:val="0047554C"/>
    <w:rsid w:val="00475DCE"/>
    <w:rsid w:val="00476560"/>
    <w:rsid w:val="00476777"/>
    <w:rsid w:val="004768ED"/>
    <w:rsid w:val="0047770F"/>
    <w:rsid w:val="00477ADF"/>
    <w:rsid w:val="00477BFE"/>
    <w:rsid w:val="004802A0"/>
    <w:rsid w:val="004804AC"/>
    <w:rsid w:val="00481B0B"/>
    <w:rsid w:val="00481BAF"/>
    <w:rsid w:val="004832A1"/>
    <w:rsid w:val="0048485A"/>
    <w:rsid w:val="004852C1"/>
    <w:rsid w:val="00485A43"/>
    <w:rsid w:val="004865EB"/>
    <w:rsid w:val="0048684A"/>
    <w:rsid w:val="00487661"/>
    <w:rsid w:val="004877FA"/>
    <w:rsid w:val="0048780B"/>
    <w:rsid w:val="0048791D"/>
    <w:rsid w:val="004913FC"/>
    <w:rsid w:val="00491876"/>
    <w:rsid w:val="00491FA7"/>
    <w:rsid w:val="00492096"/>
    <w:rsid w:val="00492588"/>
    <w:rsid w:val="004925A4"/>
    <w:rsid w:val="00492D84"/>
    <w:rsid w:val="00492F4A"/>
    <w:rsid w:val="004938F1"/>
    <w:rsid w:val="00493AD9"/>
    <w:rsid w:val="00493E9B"/>
    <w:rsid w:val="00494B53"/>
    <w:rsid w:val="00494EA4"/>
    <w:rsid w:val="0049615E"/>
    <w:rsid w:val="00496601"/>
    <w:rsid w:val="00496A75"/>
    <w:rsid w:val="00497119"/>
    <w:rsid w:val="004A0794"/>
    <w:rsid w:val="004A0870"/>
    <w:rsid w:val="004A0C3A"/>
    <w:rsid w:val="004A0CBC"/>
    <w:rsid w:val="004A0EA7"/>
    <w:rsid w:val="004A113A"/>
    <w:rsid w:val="004A1A7D"/>
    <w:rsid w:val="004A276A"/>
    <w:rsid w:val="004A299A"/>
    <w:rsid w:val="004A3885"/>
    <w:rsid w:val="004A43EC"/>
    <w:rsid w:val="004A4695"/>
    <w:rsid w:val="004A4D08"/>
    <w:rsid w:val="004A4DDA"/>
    <w:rsid w:val="004A500A"/>
    <w:rsid w:val="004A5581"/>
    <w:rsid w:val="004A5AD4"/>
    <w:rsid w:val="004A7A3F"/>
    <w:rsid w:val="004A7E42"/>
    <w:rsid w:val="004B0CD3"/>
    <w:rsid w:val="004B0CE9"/>
    <w:rsid w:val="004B12B1"/>
    <w:rsid w:val="004B1D73"/>
    <w:rsid w:val="004B207A"/>
    <w:rsid w:val="004B22BB"/>
    <w:rsid w:val="004B2D1C"/>
    <w:rsid w:val="004B3664"/>
    <w:rsid w:val="004B4CDF"/>
    <w:rsid w:val="004B540A"/>
    <w:rsid w:val="004B5875"/>
    <w:rsid w:val="004B594F"/>
    <w:rsid w:val="004B5B87"/>
    <w:rsid w:val="004B63A5"/>
    <w:rsid w:val="004B644B"/>
    <w:rsid w:val="004B6AAF"/>
    <w:rsid w:val="004B6DAC"/>
    <w:rsid w:val="004B6F97"/>
    <w:rsid w:val="004B70A1"/>
    <w:rsid w:val="004C06BE"/>
    <w:rsid w:val="004C0E2D"/>
    <w:rsid w:val="004C0E84"/>
    <w:rsid w:val="004C18C7"/>
    <w:rsid w:val="004C2BD4"/>
    <w:rsid w:val="004C30F1"/>
    <w:rsid w:val="004C3112"/>
    <w:rsid w:val="004C324E"/>
    <w:rsid w:val="004C338E"/>
    <w:rsid w:val="004C43D9"/>
    <w:rsid w:val="004C536A"/>
    <w:rsid w:val="004C5863"/>
    <w:rsid w:val="004C6122"/>
    <w:rsid w:val="004C626D"/>
    <w:rsid w:val="004C62B3"/>
    <w:rsid w:val="004C6535"/>
    <w:rsid w:val="004C7983"/>
    <w:rsid w:val="004D01E2"/>
    <w:rsid w:val="004D04DF"/>
    <w:rsid w:val="004D15FC"/>
    <w:rsid w:val="004D188B"/>
    <w:rsid w:val="004D1F4D"/>
    <w:rsid w:val="004D23C8"/>
    <w:rsid w:val="004D4281"/>
    <w:rsid w:val="004D4BCB"/>
    <w:rsid w:val="004D4F65"/>
    <w:rsid w:val="004D6F6F"/>
    <w:rsid w:val="004D7825"/>
    <w:rsid w:val="004D7BC8"/>
    <w:rsid w:val="004E06E1"/>
    <w:rsid w:val="004E0EFA"/>
    <w:rsid w:val="004E12A8"/>
    <w:rsid w:val="004E130A"/>
    <w:rsid w:val="004E1EE9"/>
    <w:rsid w:val="004E2405"/>
    <w:rsid w:val="004E3497"/>
    <w:rsid w:val="004E3642"/>
    <w:rsid w:val="004E365C"/>
    <w:rsid w:val="004E3825"/>
    <w:rsid w:val="004E3848"/>
    <w:rsid w:val="004E3C6F"/>
    <w:rsid w:val="004E3E2C"/>
    <w:rsid w:val="004E43D4"/>
    <w:rsid w:val="004E4C47"/>
    <w:rsid w:val="004E4D3C"/>
    <w:rsid w:val="004E52B4"/>
    <w:rsid w:val="004E55DE"/>
    <w:rsid w:val="004E5CC3"/>
    <w:rsid w:val="004E6149"/>
    <w:rsid w:val="004E6EDB"/>
    <w:rsid w:val="004E72FF"/>
    <w:rsid w:val="004E77B7"/>
    <w:rsid w:val="004F11AD"/>
    <w:rsid w:val="004F16D7"/>
    <w:rsid w:val="004F29AC"/>
    <w:rsid w:val="004F3816"/>
    <w:rsid w:val="004F431D"/>
    <w:rsid w:val="004F475F"/>
    <w:rsid w:val="004F4A4E"/>
    <w:rsid w:val="004F5D73"/>
    <w:rsid w:val="004F6CB7"/>
    <w:rsid w:val="004F6DDD"/>
    <w:rsid w:val="004F7058"/>
    <w:rsid w:val="004F73A9"/>
    <w:rsid w:val="004F7ED5"/>
    <w:rsid w:val="005003F2"/>
    <w:rsid w:val="005005FE"/>
    <w:rsid w:val="00500C4E"/>
    <w:rsid w:val="005015EF"/>
    <w:rsid w:val="00501E17"/>
    <w:rsid w:val="0050225A"/>
    <w:rsid w:val="00503C5D"/>
    <w:rsid w:val="00504049"/>
    <w:rsid w:val="00504AD4"/>
    <w:rsid w:val="00504CC3"/>
    <w:rsid w:val="00505804"/>
    <w:rsid w:val="00505B1F"/>
    <w:rsid w:val="00506B19"/>
    <w:rsid w:val="00506DAF"/>
    <w:rsid w:val="00507FF5"/>
    <w:rsid w:val="00510D0B"/>
    <w:rsid w:val="00511551"/>
    <w:rsid w:val="00511674"/>
    <w:rsid w:val="00511880"/>
    <w:rsid w:val="00511CB0"/>
    <w:rsid w:val="00512232"/>
    <w:rsid w:val="0051252B"/>
    <w:rsid w:val="00512ECD"/>
    <w:rsid w:val="00513670"/>
    <w:rsid w:val="005138A1"/>
    <w:rsid w:val="005142FB"/>
    <w:rsid w:val="00514446"/>
    <w:rsid w:val="00514C91"/>
    <w:rsid w:val="005152A5"/>
    <w:rsid w:val="00515478"/>
    <w:rsid w:val="0051587A"/>
    <w:rsid w:val="005158A6"/>
    <w:rsid w:val="00515938"/>
    <w:rsid w:val="00515DD7"/>
    <w:rsid w:val="00515F8D"/>
    <w:rsid w:val="005160FA"/>
    <w:rsid w:val="005166B3"/>
    <w:rsid w:val="00516973"/>
    <w:rsid w:val="00516FF3"/>
    <w:rsid w:val="00517C81"/>
    <w:rsid w:val="00517F69"/>
    <w:rsid w:val="00520497"/>
    <w:rsid w:val="00520BF4"/>
    <w:rsid w:val="00521208"/>
    <w:rsid w:val="00521448"/>
    <w:rsid w:val="005223E7"/>
    <w:rsid w:val="0052243E"/>
    <w:rsid w:val="0052269A"/>
    <w:rsid w:val="00523276"/>
    <w:rsid w:val="00523361"/>
    <w:rsid w:val="005233FE"/>
    <w:rsid w:val="0052431B"/>
    <w:rsid w:val="00524B83"/>
    <w:rsid w:val="00524D7A"/>
    <w:rsid w:val="00526382"/>
    <w:rsid w:val="00526E1A"/>
    <w:rsid w:val="00527C83"/>
    <w:rsid w:val="00527E1B"/>
    <w:rsid w:val="0053001D"/>
    <w:rsid w:val="0053010A"/>
    <w:rsid w:val="00531D91"/>
    <w:rsid w:val="005330B4"/>
    <w:rsid w:val="00535644"/>
    <w:rsid w:val="005363D5"/>
    <w:rsid w:val="0053695A"/>
    <w:rsid w:val="00536A70"/>
    <w:rsid w:val="0053705B"/>
    <w:rsid w:val="00540AF6"/>
    <w:rsid w:val="00540CA9"/>
    <w:rsid w:val="00541C16"/>
    <w:rsid w:val="00542BD8"/>
    <w:rsid w:val="00542DF4"/>
    <w:rsid w:val="0054379D"/>
    <w:rsid w:val="00543A4C"/>
    <w:rsid w:val="00543AC0"/>
    <w:rsid w:val="00543B5E"/>
    <w:rsid w:val="00544AE8"/>
    <w:rsid w:val="00544F40"/>
    <w:rsid w:val="00546310"/>
    <w:rsid w:val="00546919"/>
    <w:rsid w:val="00546977"/>
    <w:rsid w:val="00547907"/>
    <w:rsid w:val="005500BC"/>
    <w:rsid w:val="00550234"/>
    <w:rsid w:val="00550670"/>
    <w:rsid w:val="005508B4"/>
    <w:rsid w:val="00550D8A"/>
    <w:rsid w:val="00551EF0"/>
    <w:rsid w:val="00552028"/>
    <w:rsid w:val="00552D5F"/>
    <w:rsid w:val="0055300B"/>
    <w:rsid w:val="00553093"/>
    <w:rsid w:val="00553B44"/>
    <w:rsid w:val="00554E7A"/>
    <w:rsid w:val="0055535C"/>
    <w:rsid w:val="005565F4"/>
    <w:rsid w:val="005574BD"/>
    <w:rsid w:val="00557F56"/>
    <w:rsid w:val="0056002D"/>
    <w:rsid w:val="00560E75"/>
    <w:rsid w:val="00561046"/>
    <w:rsid w:val="005620F4"/>
    <w:rsid w:val="00562B60"/>
    <w:rsid w:val="0056333B"/>
    <w:rsid w:val="00563563"/>
    <w:rsid w:val="00563916"/>
    <w:rsid w:val="00564323"/>
    <w:rsid w:val="005647C5"/>
    <w:rsid w:val="00564D16"/>
    <w:rsid w:val="00564D4C"/>
    <w:rsid w:val="0056508A"/>
    <w:rsid w:val="005650E5"/>
    <w:rsid w:val="00565196"/>
    <w:rsid w:val="00565585"/>
    <w:rsid w:val="00565604"/>
    <w:rsid w:val="00566512"/>
    <w:rsid w:val="0056780B"/>
    <w:rsid w:val="00567888"/>
    <w:rsid w:val="00570558"/>
    <w:rsid w:val="00571521"/>
    <w:rsid w:val="00571A75"/>
    <w:rsid w:val="00572DC0"/>
    <w:rsid w:val="00573360"/>
    <w:rsid w:val="00573497"/>
    <w:rsid w:val="00573C9C"/>
    <w:rsid w:val="00576196"/>
    <w:rsid w:val="00576D87"/>
    <w:rsid w:val="0057726C"/>
    <w:rsid w:val="0057728B"/>
    <w:rsid w:val="00581C43"/>
    <w:rsid w:val="00582232"/>
    <w:rsid w:val="00582491"/>
    <w:rsid w:val="0058255E"/>
    <w:rsid w:val="005837A9"/>
    <w:rsid w:val="00583A08"/>
    <w:rsid w:val="00583CB9"/>
    <w:rsid w:val="0058477D"/>
    <w:rsid w:val="00584FF2"/>
    <w:rsid w:val="0058521D"/>
    <w:rsid w:val="00585A68"/>
    <w:rsid w:val="005860F2"/>
    <w:rsid w:val="005864C1"/>
    <w:rsid w:val="005864EC"/>
    <w:rsid w:val="0058663C"/>
    <w:rsid w:val="00586AC0"/>
    <w:rsid w:val="0059013C"/>
    <w:rsid w:val="0059038A"/>
    <w:rsid w:val="00590668"/>
    <w:rsid w:val="00590795"/>
    <w:rsid w:val="005907C2"/>
    <w:rsid w:val="00590AB7"/>
    <w:rsid w:val="005912B4"/>
    <w:rsid w:val="0059184C"/>
    <w:rsid w:val="00591F2D"/>
    <w:rsid w:val="005929A3"/>
    <w:rsid w:val="005929EC"/>
    <w:rsid w:val="00593B82"/>
    <w:rsid w:val="00593BDC"/>
    <w:rsid w:val="00593BE2"/>
    <w:rsid w:val="00594A05"/>
    <w:rsid w:val="00595E2F"/>
    <w:rsid w:val="00595FC4"/>
    <w:rsid w:val="005967ED"/>
    <w:rsid w:val="00596BAB"/>
    <w:rsid w:val="00597FDE"/>
    <w:rsid w:val="005A0712"/>
    <w:rsid w:val="005A07B9"/>
    <w:rsid w:val="005A107F"/>
    <w:rsid w:val="005A163F"/>
    <w:rsid w:val="005A1BD6"/>
    <w:rsid w:val="005A1BDD"/>
    <w:rsid w:val="005A1E9F"/>
    <w:rsid w:val="005A3CF2"/>
    <w:rsid w:val="005A3EF8"/>
    <w:rsid w:val="005A4124"/>
    <w:rsid w:val="005A4753"/>
    <w:rsid w:val="005A47B2"/>
    <w:rsid w:val="005A48ED"/>
    <w:rsid w:val="005A4DA0"/>
    <w:rsid w:val="005A5774"/>
    <w:rsid w:val="005A578A"/>
    <w:rsid w:val="005A5A2D"/>
    <w:rsid w:val="005A60F4"/>
    <w:rsid w:val="005A6A6E"/>
    <w:rsid w:val="005A72AC"/>
    <w:rsid w:val="005A7771"/>
    <w:rsid w:val="005A7912"/>
    <w:rsid w:val="005B0259"/>
    <w:rsid w:val="005B07CB"/>
    <w:rsid w:val="005B16F7"/>
    <w:rsid w:val="005B17DA"/>
    <w:rsid w:val="005B18F0"/>
    <w:rsid w:val="005B244C"/>
    <w:rsid w:val="005B2582"/>
    <w:rsid w:val="005B421F"/>
    <w:rsid w:val="005B4E23"/>
    <w:rsid w:val="005B5BDC"/>
    <w:rsid w:val="005B5F4B"/>
    <w:rsid w:val="005B69DA"/>
    <w:rsid w:val="005B6D95"/>
    <w:rsid w:val="005B6F70"/>
    <w:rsid w:val="005B7946"/>
    <w:rsid w:val="005B7EB8"/>
    <w:rsid w:val="005C0A41"/>
    <w:rsid w:val="005C0EF7"/>
    <w:rsid w:val="005C1B4E"/>
    <w:rsid w:val="005C2360"/>
    <w:rsid w:val="005C23A7"/>
    <w:rsid w:val="005C29DC"/>
    <w:rsid w:val="005C33F7"/>
    <w:rsid w:val="005C3503"/>
    <w:rsid w:val="005C4366"/>
    <w:rsid w:val="005C4437"/>
    <w:rsid w:val="005C5071"/>
    <w:rsid w:val="005C5B58"/>
    <w:rsid w:val="005C5F68"/>
    <w:rsid w:val="005C6557"/>
    <w:rsid w:val="005C6783"/>
    <w:rsid w:val="005C75AB"/>
    <w:rsid w:val="005D09F9"/>
    <w:rsid w:val="005D0E57"/>
    <w:rsid w:val="005D1902"/>
    <w:rsid w:val="005D2A4B"/>
    <w:rsid w:val="005D363F"/>
    <w:rsid w:val="005D367A"/>
    <w:rsid w:val="005D41D2"/>
    <w:rsid w:val="005D4560"/>
    <w:rsid w:val="005D46A7"/>
    <w:rsid w:val="005D4B11"/>
    <w:rsid w:val="005D4E6F"/>
    <w:rsid w:val="005D4EE6"/>
    <w:rsid w:val="005D5108"/>
    <w:rsid w:val="005D52C6"/>
    <w:rsid w:val="005D56DD"/>
    <w:rsid w:val="005D6248"/>
    <w:rsid w:val="005D6B4E"/>
    <w:rsid w:val="005D6B6C"/>
    <w:rsid w:val="005D6D11"/>
    <w:rsid w:val="005D7140"/>
    <w:rsid w:val="005D7949"/>
    <w:rsid w:val="005E000C"/>
    <w:rsid w:val="005E07D5"/>
    <w:rsid w:val="005E0C6A"/>
    <w:rsid w:val="005E1092"/>
    <w:rsid w:val="005E12EA"/>
    <w:rsid w:val="005E148B"/>
    <w:rsid w:val="005E1B18"/>
    <w:rsid w:val="005E1E47"/>
    <w:rsid w:val="005E2202"/>
    <w:rsid w:val="005E2CAC"/>
    <w:rsid w:val="005E2F45"/>
    <w:rsid w:val="005E3634"/>
    <w:rsid w:val="005E3C8D"/>
    <w:rsid w:val="005E41F8"/>
    <w:rsid w:val="005E427E"/>
    <w:rsid w:val="005E5BB3"/>
    <w:rsid w:val="005E5BD8"/>
    <w:rsid w:val="005E65A9"/>
    <w:rsid w:val="005E72A0"/>
    <w:rsid w:val="005F2934"/>
    <w:rsid w:val="005F2D0D"/>
    <w:rsid w:val="005F2DFB"/>
    <w:rsid w:val="005F3856"/>
    <w:rsid w:val="005F3C86"/>
    <w:rsid w:val="005F449E"/>
    <w:rsid w:val="005F54DB"/>
    <w:rsid w:val="005F5624"/>
    <w:rsid w:val="005F5A14"/>
    <w:rsid w:val="005F5BB2"/>
    <w:rsid w:val="005F5F00"/>
    <w:rsid w:val="005F644E"/>
    <w:rsid w:val="005F6BBD"/>
    <w:rsid w:val="0060015F"/>
    <w:rsid w:val="00600575"/>
    <w:rsid w:val="006019A0"/>
    <w:rsid w:val="006022A1"/>
    <w:rsid w:val="00603024"/>
    <w:rsid w:val="0060419E"/>
    <w:rsid w:val="006046B8"/>
    <w:rsid w:val="00604CA2"/>
    <w:rsid w:val="00604E8D"/>
    <w:rsid w:val="00605985"/>
    <w:rsid w:val="00606DEA"/>
    <w:rsid w:val="00606F3F"/>
    <w:rsid w:val="006075E0"/>
    <w:rsid w:val="006076A9"/>
    <w:rsid w:val="00607A35"/>
    <w:rsid w:val="00607E3D"/>
    <w:rsid w:val="00610A94"/>
    <w:rsid w:val="00610D10"/>
    <w:rsid w:val="00610DA8"/>
    <w:rsid w:val="0061101A"/>
    <w:rsid w:val="006121C1"/>
    <w:rsid w:val="00612948"/>
    <w:rsid w:val="00612B37"/>
    <w:rsid w:val="006141BB"/>
    <w:rsid w:val="006148AF"/>
    <w:rsid w:val="00614B4A"/>
    <w:rsid w:val="00614EF5"/>
    <w:rsid w:val="006150B3"/>
    <w:rsid w:val="006156D1"/>
    <w:rsid w:val="00615875"/>
    <w:rsid w:val="0061734F"/>
    <w:rsid w:val="006176F5"/>
    <w:rsid w:val="00620119"/>
    <w:rsid w:val="00620311"/>
    <w:rsid w:val="00621643"/>
    <w:rsid w:val="006218DA"/>
    <w:rsid w:val="00621F8C"/>
    <w:rsid w:val="006237F9"/>
    <w:rsid w:val="006240AE"/>
    <w:rsid w:val="00624572"/>
    <w:rsid w:val="006249F4"/>
    <w:rsid w:val="00624BFE"/>
    <w:rsid w:val="006252A7"/>
    <w:rsid w:val="006261EF"/>
    <w:rsid w:val="0062623E"/>
    <w:rsid w:val="006266C3"/>
    <w:rsid w:val="0062672D"/>
    <w:rsid w:val="00626D8E"/>
    <w:rsid w:val="006271C3"/>
    <w:rsid w:val="0062737D"/>
    <w:rsid w:val="00627FFD"/>
    <w:rsid w:val="0063006F"/>
    <w:rsid w:val="0063081C"/>
    <w:rsid w:val="00631118"/>
    <w:rsid w:val="006321EB"/>
    <w:rsid w:val="00632481"/>
    <w:rsid w:val="00632499"/>
    <w:rsid w:val="00632A7B"/>
    <w:rsid w:val="00632B3F"/>
    <w:rsid w:val="00632D30"/>
    <w:rsid w:val="00632DFD"/>
    <w:rsid w:val="00632FB2"/>
    <w:rsid w:val="00633243"/>
    <w:rsid w:val="006336A8"/>
    <w:rsid w:val="006337BF"/>
    <w:rsid w:val="00633E16"/>
    <w:rsid w:val="00635479"/>
    <w:rsid w:val="006354D0"/>
    <w:rsid w:val="00635570"/>
    <w:rsid w:val="00635961"/>
    <w:rsid w:val="006369CE"/>
    <w:rsid w:val="00636DD7"/>
    <w:rsid w:val="00637791"/>
    <w:rsid w:val="006377A9"/>
    <w:rsid w:val="00637A6F"/>
    <w:rsid w:val="00637C84"/>
    <w:rsid w:val="00640197"/>
    <w:rsid w:val="00640F04"/>
    <w:rsid w:val="0064203B"/>
    <w:rsid w:val="00642CFB"/>
    <w:rsid w:val="006430BF"/>
    <w:rsid w:val="00643A4E"/>
    <w:rsid w:val="00643B5E"/>
    <w:rsid w:val="006441C2"/>
    <w:rsid w:val="00644609"/>
    <w:rsid w:val="00644A3B"/>
    <w:rsid w:val="006468FB"/>
    <w:rsid w:val="0064796E"/>
    <w:rsid w:val="006505D0"/>
    <w:rsid w:val="00650960"/>
    <w:rsid w:val="00650E98"/>
    <w:rsid w:val="00651471"/>
    <w:rsid w:val="006521F3"/>
    <w:rsid w:val="00652898"/>
    <w:rsid w:val="006542E5"/>
    <w:rsid w:val="00654B9D"/>
    <w:rsid w:val="00654C0A"/>
    <w:rsid w:val="00654C9A"/>
    <w:rsid w:val="006557F9"/>
    <w:rsid w:val="00656096"/>
    <w:rsid w:val="00656EFD"/>
    <w:rsid w:val="00661322"/>
    <w:rsid w:val="00661DC2"/>
    <w:rsid w:val="00662235"/>
    <w:rsid w:val="0066270D"/>
    <w:rsid w:val="0066318B"/>
    <w:rsid w:val="006631D8"/>
    <w:rsid w:val="00663AD7"/>
    <w:rsid w:val="00665294"/>
    <w:rsid w:val="0066570D"/>
    <w:rsid w:val="00665D8F"/>
    <w:rsid w:val="00665FD9"/>
    <w:rsid w:val="0066608D"/>
    <w:rsid w:val="0066690C"/>
    <w:rsid w:val="00666ABC"/>
    <w:rsid w:val="00666B2B"/>
    <w:rsid w:val="00666CAF"/>
    <w:rsid w:val="00666D18"/>
    <w:rsid w:val="00670FDE"/>
    <w:rsid w:val="006726F5"/>
    <w:rsid w:val="0067270A"/>
    <w:rsid w:val="0067365C"/>
    <w:rsid w:val="00673C95"/>
    <w:rsid w:val="00674BDF"/>
    <w:rsid w:val="00674CF9"/>
    <w:rsid w:val="006751FE"/>
    <w:rsid w:val="00675241"/>
    <w:rsid w:val="006770F5"/>
    <w:rsid w:val="0068016E"/>
    <w:rsid w:val="006802D3"/>
    <w:rsid w:val="00680971"/>
    <w:rsid w:val="006810B3"/>
    <w:rsid w:val="006812EB"/>
    <w:rsid w:val="00681629"/>
    <w:rsid w:val="006818AA"/>
    <w:rsid w:val="006833B6"/>
    <w:rsid w:val="006833E9"/>
    <w:rsid w:val="0068351C"/>
    <w:rsid w:val="0068397A"/>
    <w:rsid w:val="00683EE1"/>
    <w:rsid w:val="00683EF2"/>
    <w:rsid w:val="006847A5"/>
    <w:rsid w:val="006851B1"/>
    <w:rsid w:val="00685316"/>
    <w:rsid w:val="00685519"/>
    <w:rsid w:val="00685AAC"/>
    <w:rsid w:val="00685CB8"/>
    <w:rsid w:val="00686020"/>
    <w:rsid w:val="006860AE"/>
    <w:rsid w:val="00686808"/>
    <w:rsid w:val="0068760E"/>
    <w:rsid w:val="0069010C"/>
    <w:rsid w:val="006902E4"/>
    <w:rsid w:val="00690693"/>
    <w:rsid w:val="00690BF2"/>
    <w:rsid w:val="00691031"/>
    <w:rsid w:val="006912B4"/>
    <w:rsid w:val="00692203"/>
    <w:rsid w:val="00692328"/>
    <w:rsid w:val="00692502"/>
    <w:rsid w:val="0069297C"/>
    <w:rsid w:val="00693D4E"/>
    <w:rsid w:val="00693D75"/>
    <w:rsid w:val="00693ECC"/>
    <w:rsid w:val="00693EDD"/>
    <w:rsid w:val="00694230"/>
    <w:rsid w:val="00694BFA"/>
    <w:rsid w:val="00695129"/>
    <w:rsid w:val="006958C3"/>
    <w:rsid w:val="006965DB"/>
    <w:rsid w:val="00697027"/>
    <w:rsid w:val="006A03B4"/>
    <w:rsid w:val="006A0C63"/>
    <w:rsid w:val="006A1104"/>
    <w:rsid w:val="006A121E"/>
    <w:rsid w:val="006A1354"/>
    <w:rsid w:val="006A2460"/>
    <w:rsid w:val="006A281B"/>
    <w:rsid w:val="006A37B6"/>
    <w:rsid w:val="006A3A30"/>
    <w:rsid w:val="006A4966"/>
    <w:rsid w:val="006A4A8A"/>
    <w:rsid w:val="006A4AC3"/>
    <w:rsid w:val="006A4CE2"/>
    <w:rsid w:val="006A61F8"/>
    <w:rsid w:val="006A6AD1"/>
    <w:rsid w:val="006A74CD"/>
    <w:rsid w:val="006B0168"/>
    <w:rsid w:val="006B0AB6"/>
    <w:rsid w:val="006B0F0B"/>
    <w:rsid w:val="006B16E1"/>
    <w:rsid w:val="006B17B2"/>
    <w:rsid w:val="006B2478"/>
    <w:rsid w:val="006B2952"/>
    <w:rsid w:val="006B2E48"/>
    <w:rsid w:val="006B3770"/>
    <w:rsid w:val="006B37F2"/>
    <w:rsid w:val="006B3A48"/>
    <w:rsid w:val="006B3A62"/>
    <w:rsid w:val="006B3DFD"/>
    <w:rsid w:val="006B4D06"/>
    <w:rsid w:val="006B4E4E"/>
    <w:rsid w:val="006B5565"/>
    <w:rsid w:val="006B59B1"/>
    <w:rsid w:val="006B602D"/>
    <w:rsid w:val="006B6A7A"/>
    <w:rsid w:val="006B6D58"/>
    <w:rsid w:val="006B7914"/>
    <w:rsid w:val="006C093E"/>
    <w:rsid w:val="006C13CC"/>
    <w:rsid w:val="006C14F9"/>
    <w:rsid w:val="006C152C"/>
    <w:rsid w:val="006C1864"/>
    <w:rsid w:val="006C2003"/>
    <w:rsid w:val="006C234D"/>
    <w:rsid w:val="006C28EF"/>
    <w:rsid w:val="006C2E19"/>
    <w:rsid w:val="006C3583"/>
    <w:rsid w:val="006C3813"/>
    <w:rsid w:val="006C4043"/>
    <w:rsid w:val="006C4C90"/>
    <w:rsid w:val="006C505A"/>
    <w:rsid w:val="006C506B"/>
    <w:rsid w:val="006C67C6"/>
    <w:rsid w:val="006C724C"/>
    <w:rsid w:val="006C7463"/>
    <w:rsid w:val="006C7784"/>
    <w:rsid w:val="006C7DF2"/>
    <w:rsid w:val="006D158D"/>
    <w:rsid w:val="006D2717"/>
    <w:rsid w:val="006D2D67"/>
    <w:rsid w:val="006D4FE5"/>
    <w:rsid w:val="006D5AD4"/>
    <w:rsid w:val="006E0351"/>
    <w:rsid w:val="006E1636"/>
    <w:rsid w:val="006E1ACE"/>
    <w:rsid w:val="006E24BF"/>
    <w:rsid w:val="006E2BC1"/>
    <w:rsid w:val="006E35AE"/>
    <w:rsid w:val="006E3B9A"/>
    <w:rsid w:val="006E4464"/>
    <w:rsid w:val="006E45EF"/>
    <w:rsid w:val="006E4CC2"/>
    <w:rsid w:val="006E4E28"/>
    <w:rsid w:val="006E556C"/>
    <w:rsid w:val="006E5C1D"/>
    <w:rsid w:val="006E63E5"/>
    <w:rsid w:val="006E69A4"/>
    <w:rsid w:val="006E6A4F"/>
    <w:rsid w:val="006E6DD0"/>
    <w:rsid w:val="006E706C"/>
    <w:rsid w:val="006E7EAB"/>
    <w:rsid w:val="006F088F"/>
    <w:rsid w:val="006F0A3C"/>
    <w:rsid w:val="006F10A6"/>
    <w:rsid w:val="006F1366"/>
    <w:rsid w:val="006F2F79"/>
    <w:rsid w:val="006F3C65"/>
    <w:rsid w:val="006F3F10"/>
    <w:rsid w:val="006F4D1B"/>
    <w:rsid w:val="006F5D82"/>
    <w:rsid w:val="006F6E4A"/>
    <w:rsid w:val="006F7B2B"/>
    <w:rsid w:val="00700BCC"/>
    <w:rsid w:val="007010E2"/>
    <w:rsid w:val="007013B6"/>
    <w:rsid w:val="00702B58"/>
    <w:rsid w:val="00702FDE"/>
    <w:rsid w:val="00703F7E"/>
    <w:rsid w:val="0070400A"/>
    <w:rsid w:val="0070537C"/>
    <w:rsid w:val="00705C9D"/>
    <w:rsid w:val="0070604B"/>
    <w:rsid w:val="00706270"/>
    <w:rsid w:val="007068FB"/>
    <w:rsid w:val="00706F89"/>
    <w:rsid w:val="00707317"/>
    <w:rsid w:val="007075AD"/>
    <w:rsid w:val="0071018D"/>
    <w:rsid w:val="0071163D"/>
    <w:rsid w:val="00711AEF"/>
    <w:rsid w:val="00711B46"/>
    <w:rsid w:val="00712754"/>
    <w:rsid w:val="007129EF"/>
    <w:rsid w:val="00712DC7"/>
    <w:rsid w:val="0071359D"/>
    <w:rsid w:val="00713A2B"/>
    <w:rsid w:val="007142C6"/>
    <w:rsid w:val="007148BB"/>
    <w:rsid w:val="00716223"/>
    <w:rsid w:val="00716320"/>
    <w:rsid w:val="00716916"/>
    <w:rsid w:val="0071692E"/>
    <w:rsid w:val="00717501"/>
    <w:rsid w:val="00717C95"/>
    <w:rsid w:val="007203D8"/>
    <w:rsid w:val="0072080F"/>
    <w:rsid w:val="007209B9"/>
    <w:rsid w:val="00721E8C"/>
    <w:rsid w:val="00722FE2"/>
    <w:rsid w:val="0072325A"/>
    <w:rsid w:val="00723E1B"/>
    <w:rsid w:val="007247A0"/>
    <w:rsid w:val="0072517F"/>
    <w:rsid w:val="0072546A"/>
    <w:rsid w:val="0072586B"/>
    <w:rsid w:val="007258C8"/>
    <w:rsid w:val="00725C66"/>
    <w:rsid w:val="00725E69"/>
    <w:rsid w:val="00725FF1"/>
    <w:rsid w:val="00726654"/>
    <w:rsid w:val="00727635"/>
    <w:rsid w:val="00727865"/>
    <w:rsid w:val="00727A78"/>
    <w:rsid w:val="00727D79"/>
    <w:rsid w:val="007305B4"/>
    <w:rsid w:val="00730BB3"/>
    <w:rsid w:val="00730F67"/>
    <w:rsid w:val="00732159"/>
    <w:rsid w:val="0073227D"/>
    <w:rsid w:val="00732A91"/>
    <w:rsid w:val="00733214"/>
    <w:rsid w:val="007338ED"/>
    <w:rsid w:val="00733913"/>
    <w:rsid w:val="00733B66"/>
    <w:rsid w:val="00733E98"/>
    <w:rsid w:val="007344D7"/>
    <w:rsid w:val="00734B02"/>
    <w:rsid w:val="007358BB"/>
    <w:rsid w:val="00736C77"/>
    <w:rsid w:val="0073778C"/>
    <w:rsid w:val="007377B3"/>
    <w:rsid w:val="00737F29"/>
    <w:rsid w:val="00737F32"/>
    <w:rsid w:val="00737F6E"/>
    <w:rsid w:val="00740344"/>
    <w:rsid w:val="00740825"/>
    <w:rsid w:val="00740D91"/>
    <w:rsid w:val="00740DCC"/>
    <w:rsid w:val="00740FBC"/>
    <w:rsid w:val="0074132F"/>
    <w:rsid w:val="00741641"/>
    <w:rsid w:val="00741847"/>
    <w:rsid w:val="007418A8"/>
    <w:rsid w:val="00742393"/>
    <w:rsid w:val="00742454"/>
    <w:rsid w:val="007427F9"/>
    <w:rsid w:val="0074315C"/>
    <w:rsid w:val="007434EC"/>
    <w:rsid w:val="00743CEF"/>
    <w:rsid w:val="0074460B"/>
    <w:rsid w:val="00746677"/>
    <w:rsid w:val="00746F85"/>
    <w:rsid w:val="00747017"/>
    <w:rsid w:val="00747407"/>
    <w:rsid w:val="00747473"/>
    <w:rsid w:val="007474BC"/>
    <w:rsid w:val="0074785E"/>
    <w:rsid w:val="00747FDC"/>
    <w:rsid w:val="0075029A"/>
    <w:rsid w:val="00751715"/>
    <w:rsid w:val="007529D6"/>
    <w:rsid w:val="00752AC8"/>
    <w:rsid w:val="00753A42"/>
    <w:rsid w:val="00753AC0"/>
    <w:rsid w:val="00753DF0"/>
    <w:rsid w:val="00753E92"/>
    <w:rsid w:val="00754062"/>
    <w:rsid w:val="00754578"/>
    <w:rsid w:val="007579F0"/>
    <w:rsid w:val="007607A0"/>
    <w:rsid w:val="0076083A"/>
    <w:rsid w:val="00760932"/>
    <w:rsid w:val="00760DBA"/>
    <w:rsid w:val="0076115C"/>
    <w:rsid w:val="00761300"/>
    <w:rsid w:val="00762347"/>
    <w:rsid w:val="00762441"/>
    <w:rsid w:val="007637F9"/>
    <w:rsid w:val="00763D4C"/>
    <w:rsid w:val="00763F8B"/>
    <w:rsid w:val="00764585"/>
    <w:rsid w:val="0076474D"/>
    <w:rsid w:val="007648D6"/>
    <w:rsid w:val="0076552F"/>
    <w:rsid w:val="00765646"/>
    <w:rsid w:val="00765A0A"/>
    <w:rsid w:val="00765DCB"/>
    <w:rsid w:val="00766F79"/>
    <w:rsid w:val="007679B3"/>
    <w:rsid w:val="00767D3F"/>
    <w:rsid w:val="0077056D"/>
    <w:rsid w:val="007707AB"/>
    <w:rsid w:val="00770BE2"/>
    <w:rsid w:val="00770FBD"/>
    <w:rsid w:val="0077160D"/>
    <w:rsid w:val="007717D2"/>
    <w:rsid w:val="0077220D"/>
    <w:rsid w:val="00772A7A"/>
    <w:rsid w:val="00773A29"/>
    <w:rsid w:val="00774285"/>
    <w:rsid w:val="007753DB"/>
    <w:rsid w:val="00776747"/>
    <w:rsid w:val="00777CAE"/>
    <w:rsid w:val="00777CC4"/>
    <w:rsid w:val="00777F22"/>
    <w:rsid w:val="00780AEE"/>
    <w:rsid w:val="00780D57"/>
    <w:rsid w:val="00781324"/>
    <w:rsid w:val="0078261B"/>
    <w:rsid w:val="00784523"/>
    <w:rsid w:val="00784DC5"/>
    <w:rsid w:val="00784EB3"/>
    <w:rsid w:val="007851F4"/>
    <w:rsid w:val="007861B2"/>
    <w:rsid w:val="00786327"/>
    <w:rsid w:val="007874BA"/>
    <w:rsid w:val="007875D7"/>
    <w:rsid w:val="00787A34"/>
    <w:rsid w:val="00790357"/>
    <w:rsid w:val="00791431"/>
    <w:rsid w:val="00791CE5"/>
    <w:rsid w:val="00791F2F"/>
    <w:rsid w:val="00792571"/>
    <w:rsid w:val="007928DE"/>
    <w:rsid w:val="007932CA"/>
    <w:rsid w:val="00793648"/>
    <w:rsid w:val="0079381B"/>
    <w:rsid w:val="00793DB9"/>
    <w:rsid w:val="007946F7"/>
    <w:rsid w:val="00795834"/>
    <w:rsid w:val="00795DA1"/>
    <w:rsid w:val="007A0702"/>
    <w:rsid w:val="007A0786"/>
    <w:rsid w:val="007A0A71"/>
    <w:rsid w:val="007A119B"/>
    <w:rsid w:val="007A12A2"/>
    <w:rsid w:val="007A1494"/>
    <w:rsid w:val="007A1530"/>
    <w:rsid w:val="007A3626"/>
    <w:rsid w:val="007A3B92"/>
    <w:rsid w:val="007A4517"/>
    <w:rsid w:val="007A47C5"/>
    <w:rsid w:val="007A4A89"/>
    <w:rsid w:val="007A596D"/>
    <w:rsid w:val="007A59BA"/>
    <w:rsid w:val="007A5CAA"/>
    <w:rsid w:val="007A707A"/>
    <w:rsid w:val="007A793C"/>
    <w:rsid w:val="007B0158"/>
    <w:rsid w:val="007B092A"/>
    <w:rsid w:val="007B0C0C"/>
    <w:rsid w:val="007B0DCC"/>
    <w:rsid w:val="007B1827"/>
    <w:rsid w:val="007B1E8E"/>
    <w:rsid w:val="007B2D67"/>
    <w:rsid w:val="007B2FAA"/>
    <w:rsid w:val="007B3241"/>
    <w:rsid w:val="007B5296"/>
    <w:rsid w:val="007B6511"/>
    <w:rsid w:val="007B7C50"/>
    <w:rsid w:val="007B7C85"/>
    <w:rsid w:val="007B7ED9"/>
    <w:rsid w:val="007C0490"/>
    <w:rsid w:val="007C07EC"/>
    <w:rsid w:val="007C1ACF"/>
    <w:rsid w:val="007C37AD"/>
    <w:rsid w:val="007C3971"/>
    <w:rsid w:val="007C3A11"/>
    <w:rsid w:val="007C44A7"/>
    <w:rsid w:val="007C45FE"/>
    <w:rsid w:val="007C4A0D"/>
    <w:rsid w:val="007C4A7B"/>
    <w:rsid w:val="007C4D62"/>
    <w:rsid w:val="007C4E7D"/>
    <w:rsid w:val="007C56D8"/>
    <w:rsid w:val="007C5F93"/>
    <w:rsid w:val="007C5FDE"/>
    <w:rsid w:val="007C644A"/>
    <w:rsid w:val="007C6B08"/>
    <w:rsid w:val="007C7389"/>
    <w:rsid w:val="007D05B3"/>
    <w:rsid w:val="007D172A"/>
    <w:rsid w:val="007D1829"/>
    <w:rsid w:val="007D1A84"/>
    <w:rsid w:val="007D2070"/>
    <w:rsid w:val="007D265C"/>
    <w:rsid w:val="007D2A6E"/>
    <w:rsid w:val="007D3058"/>
    <w:rsid w:val="007D45B6"/>
    <w:rsid w:val="007D545E"/>
    <w:rsid w:val="007D6DDF"/>
    <w:rsid w:val="007D6E42"/>
    <w:rsid w:val="007D6F14"/>
    <w:rsid w:val="007D71AC"/>
    <w:rsid w:val="007D750E"/>
    <w:rsid w:val="007D77B9"/>
    <w:rsid w:val="007D7885"/>
    <w:rsid w:val="007E0172"/>
    <w:rsid w:val="007E0751"/>
    <w:rsid w:val="007E0859"/>
    <w:rsid w:val="007E15DC"/>
    <w:rsid w:val="007E1706"/>
    <w:rsid w:val="007E1998"/>
    <w:rsid w:val="007E2695"/>
    <w:rsid w:val="007E3241"/>
    <w:rsid w:val="007E370B"/>
    <w:rsid w:val="007E4499"/>
    <w:rsid w:val="007E51C1"/>
    <w:rsid w:val="007E5892"/>
    <w:rsid w:val="007E5BFF"/>
    <w:rsid w:val="007E6530"/>
    <w:rsid w:val="007E6C36"/>
    <w:rsid w:val="007E6D27"/>
    <w:rsid w:val="007E6D3A"/>
    <w:rsid w:val="007E6F5F"/>
    <w:rsid w:val="007F12E6"/>
    <w:rsid w:val="007F1473"/>
    <w:rsid w:val="007F15B3"/>
    <w:rsid w:val="007F17BB"/>
    <w:rsid w:val="007F2404"/>
    <w:rsid w:val="007F2572"/>
    <w:rsid w:val="007F34F4"/>
    <w:rsid w:val="007F3C2D"/>
    <w:rsid w:val="007F40E7"/>
    <w:rsid w:val="007F4DD3"/>
    <w:rsid w:val="007F572F"/>
    <w:rsid w:val="007F5B04"/>
    <w:rsid w:val="007F5D18"/>
    <w:rsid w:val="007F5D4D"/>
    <w:rsid w:val="007F61DC"/>
    <w:rsid w:val="007F70EF"/>
    <w:rsid w:val="007F757C"/>
    <w:rsid w:val="008016AD"/>
    <w:rsid w:val="00801E95"/>
    <w:rsid w:val="008021E2"/>
    <w:rsid w:val="00802E1F"/>
    <w:rsid w:val="00804DE2"/>
    <w:rsid w:val="008050EF"/>
    <w:rsid w:val="0080532D"/>
    <w:rsid w:val="00805999"/>
    <w:rsid w:val="008062FB"/>
    <w:rsid w:val="00806843"/>
    <w:rsid w:val="00806BD9"/>
    <w:rsid w:val="00806F6C"/>
    <w:rsid w:val="0080716E"/>
    <w:rsid w:val="00807CFC"/>
    <w:rsid w:val="00807EB2"/>
    <w:rsid w:val="00810145"/>
    <w:rsid w:val="0081016B"/>
    <w:rsid w:val="0081016E"/>
    <w:rsid w:val="008101C5"/>
    <w:rsid w:val="00810323"/>
    <w:rsid w:val="00810A7A"/>
    <w:rsid w:val="0081130C"/>
    <w:rsid w:val="0081284D"/>
    <w:rsid w:val="00812F2D"/>
    <w:rsid w:val="008130B5"/>
    <w:rsid w:val="0081376A"/>
    <w:rsid w:val="00815676"/>
    <w:rsid w:val="00815F87"/>
    <w:rsid w:val="00816229"/>
    <w:rsid w:val="008165D5"/>
    <w:rsid w:val="008172E9"/>
    <w:rsid w:val="008178A6"/>
    <w:rsid w:val="00820099"/>
    <w:rsid w:val="00820155"/>
    <w:rsid w:val="0082141D"/>
    <w:rsid w:val="0082162D"/>
    <w:rsid w:val="00821E73"/>
    <w:rsid w:val="00822D02"/>
    <w:rsid w:val="008231DD"/>
    <w:rsid w:val="00823352"/>
    <w:rsid w:val="00823D00"/>
    <w:rsid w:val="00823E55"/>
    <w:rsid w:val="00823F96"/>
    <w:rsid w:val="008248F6"/>
    <w:rsid w:val="008249CE"/>
    <w:rsid w:val="00824CC4"/>
    <w:rsid w:val="00824D21"/>
    <w:rsid w:val="00825289"/>
    <w:rsid w:val="00825564"/>
    <w:rsid w:val="008274E3"/>
    <w:rsid w:val="0082759F"/>
    <w:rsid w:val="00827A32"/>
    <w:rsid w:val="00827D5D"/>
    <w:rsid w:val="00830098"/>
    <w:rsid w:val="00830192"/>
    <w:rsid w:val="00830EDE"/>
    <w:rsid w:val="00830FC8"/>
    <w:rsid w:val="0083105B"/>
    <w:rsid w:val="0083188B"/>
    <w:rsid w:val="00832517"/>
    <w:rsid w:val="008328C3"/>
    <w:rsid w:val="00832A3E"/>
    <w:rsid w:val="00832D6C"/>
    <w:rsid w:val="008330B1"/>
    <w:rsid w:val="0083314C"/>
    <w:rsid w:val="00833961"/>
    <w:rsid w:val="008353D8"/>
    <w:rsid w:val="00835511"/>
    <w:rsid w:val="008360A4"/>
    <w:rsid w:val="0083659D"/>
    <w:rsid w:val="00836903"/>
    <w:rsid w:val="008374A5"/>
    <w:rsid w:val="00837531"/>
    <w:rsid w:val="0084016D"/>
    <w:rsid w:val="0084160B"/>
    <w:rsid w:val="00841707"/>
    <w:rsid w:val="00841B2D"/>
    <w:rsid w:val="008428E9"/>
    <w:rsid w:val="00843BB9"/>
    <w:rsid w:val="00844019"/>
    <w:rsid w:val="008442F4"/>
    <w:rsid w:val="0084463A"/>
    <w:rsid w:val="008452AD"/>
    <w:rsid w:val="00845566"/>
    <w:rsid w:val="00845769"/>
    <w:rsid w:val="00846A32"/>
    <w:rsid w:val="00846C2D"/>
    <w:rsid w:val="008476E6"/>
    <w:rsid w:val="00850690"/>
    <w:rsid w:val="00850AE6"/>
    <w:rsid w:val="00851300"/>
    <w:rsid w:val="008527BF"/>
    <w:rsid w:val="008536CA"/>
    <w:rsid w:val="00853D1C"/>
    <w:rsid w:val="00854327"/>
    <w:rsid w:val="008543B6"/>
    <w:rsid w:val="0085482A"/>
    <w:rsid w:val="008557DF"/>
    <w:rsid w:val="00855944"/>
    <w:rsid w:val="00855F9F"/>
    <w:rsid w:val="0085602D"/>
    <w:rsid w:val="00856135"/>
    <w:rsid w:val="008567BB"/>
    <w:rsid w:val="00857369"/>
    <w:rsid w:val="008573E8"/>
    <w:rsid w:val="00860642"/>
    <w:rsid w:val="008617BC"/>
    <w:rsid w:val="008618D8"/>
    <w:rsid w:val="0086198F"/>
    <w:rsid w:val="00861A91"/>
    <w:rsid w:val="00862957"/>
    <w:rsid w:val="0086312D"/>
    <w:rsid w:val="008632CC"/>
    <w:rsid w:val="00863332"/>
    <w:rsid w:val="00863891"/>
    <w:rsid w:val="008641E8"/>
    <w:rsid w:val="0086512A"/>
    <w:rsid w:val="0086523E"/>
    <w:rsid w:val="00865871"/>
    <w:rsid w:val="00865B0C"/>
    <w:rsid w:val="00865BE4"/>
    <w:rsid w:val="00866091"/>
    <w:rsid w:val="00866D6A"/>
    <w:rsid w:val="008679BA"/>
    <w:rsid w:val="00867A21"/>
    <w:rsid w:val="00867B57"/>
    <w:rsid w:val="0087064D"/>
    <w:rsid w:val="00870780"/>
    <w:rsid w:val="00871B6C"/>
    <w:rsid w:val="00871D2D"/>
    <w:rsid w:val="00871D60"/>
    <w:rsid w:val="0087221E"/>
    <w:rsid w:val="00872AEF"/>
    <w:rsid w:val="00872F68"/>
    <w:rsid w:val="00873ACD"/>
    <w:rsid w:val="00875384"/>
    <w:rsid w:val="0087541A"/>
    <w:rsid w:val="00875602"/>
    <w:rsid w:val="008759FC"/>
    <w:rsid w:val="00875BEB"/>
    <w:rsid w:val="00876CF8"/>
    <w:rsid w:val="00877348"/>
    <w:rsid w:val="008810EE"/>
    <w:rsid w:val="008834D3"/>
    <w:rsid w:val="008846CF"/>
    <w:rsid w:val="00884D71"/>
    <w:rsid w:val="00885B0F"/>
    <w:rsid w:val="008861C4"/>
    <w:rsid w:val="008861F0"/>
    <w:rsid w:val="008864D3"/>
    <w:rsid w:val="00886BD1"/>
    <w:rsid w:val="008876FB"/>
    <w:rsid w:val="00887E4E"/>
    <w:rsid w:val="00890A5A"/>
    <w:rsid w:val="00890C30"/>
    <w:rsid w:val="00890F0D"/>
    <w:rsid w:val="0089257C"/>
    <w:rsid w:val="0089274B"/>
    <w:rsid w:val="00894251"/>
    <w:rsid w:val="00894293"/>
    <w:rsid w:val="00894F23"/>
    <w:rsid w:val="00894FD1"/>
    <w:rsid w:val="008955E9"/>
    <w:rsid w:val="0089576E"/>
    <w:rsid w:val="00895AED"/>
    <w:rsid w:val="00895F68"/>
    <w:rsid w:val="008962A4"/>
    <w:rsid w:val="00896392"/>
    <w:rsid w:val="008963F0"/>
    <w:rsid w:val="00896CE6"/>
    <w:rsid w:val="0089762B"/>
    <w:rsid w:val="00897691"/>
    <w:rsid w:val="00897AB1"/>
    <w:rsid w:val="00897FB1"/>
    <w:rsid w:val="008A0498"/>
    <w:rsid w:val="008A0A06"/>
    <w:rsid w:val="008A2A69"/>
    <w:rsid w:val="008A4959"/>
    <w:rsid w:val="008A5705"/>
    <w:rsid w:val="008A6E95"/>
    <w:rsid w:val="008A70ED"/>
    <w:rsid w:val="008A7B2A"/>
    <w:rsid w:val="008A7F46"/>
    <w:rsid w:val="008B03FE"/>
    <w:rsid w:val="008B04E3"/>
    <w:rsid w:val="008B1253"/>
    <w:rsid w:val="008B1322"/>
    <w:rsid w:val="008B1844"/>
    <w:rsid w:val="008B1BEC"/>
    <w:rsid w:val="008B20AE"/>
    <w:rsid w:val="008B2B60"/>
    <w:rsid w:val="008B2E35"/>
    <w:rsid w:val="008B33F5"/>
    <w:rsid w:val="008B53A5"/>
    <w:rsid w:val="008B577D"/>
    <w:rsid w:val="008B57C7"/>
    <w:rsid w:val="008B5E3C"/>
    <w:rsid w:val="008B5FE3"/>
    <w:rsid w:val="008B61B9"/>
    <w:rsid w:val="008B6829"/>
    <w:rsid w:val="008B7C89"/>
    <w:rsid w:val="008B7F49"/>
    <w:rsid w:val="008B7F99"/>
    <w:rsid w:val="008C1961"/>
    <w:rsid w:val="008C1D26"/>
    <w:rsid w:val="008C252E"/>
    <w:rsid w:val="008C2765"/>
    <w:rsid w:val="008C35FC"/>
    <w:rsid w:val="008C3836"/>
    <w:rsid w:val="008C3A94"/>
    <w:rsid w:val="008C3C4B"/>
    <w:rsid w:val="008C3F5A"/>
    <w:rsid w:val="008C4694"/>
    <w:rsid w:val="008C6614"/>
    <w:rsid w:val="008C662E"/>
    <w:rsid w:val="008C6B23"/>
    <w:rsid w:val="008C6E36"/>
    <w:rsid w:val="008C77F3"/>
    <w:rsid w:val="008C7849"/>
    <w:rsid w:val="008D040D"/>
    <w:rsid w:val="008D07CA"/>
    <w:rsid w:val="008D09BA"/>
    <w:rsid w:val="008D0F38"/>
    <w:rsid w:val="008D127D"/>
    <w:rsid w:val="008D197F"/>
    <w:rsid w:val="008D1A18"/>
    <w:rsid w:val="008D22AD"/>
    <w:rsid w:val="008D323B"/>
    <w:rsid w:val="008D37E5"/>
    <w:rsid w:val="008D3F22"/>
    <w:rsid w:val="008D3F66"/>
    <w:rsid w:val="008D4354"/>
    <w:rsid w:val="008D458A"/>
    <w:rsid w:val="008D63B2"/>
    <w:rsid w:val="008E020A"/>
    <w:rsid w:val="008E14DF"/>
    <w:rsid w:val="008E19CA"/>
    <w:rsid w:val="008E1E4D"/>
    <w:rsid w:val="008E213F"/>
    <w:rsid w:val="008E2290"/>
    <w:rsid w:val="008E2499"/>
    <w:rsid w:val="008E252D"/>
    <w:rsid w:val="008E2BD9"/>
    <w:rsid w:val="008E2FB0"/>
    <w:rsid w:val="008E4665"/>
    <w:rsid w:val="008E47BB"/>
    <w:rsid w:val="008F02F3"/>
    <w:rsid w:val="008F05CC"/>
    <w:rsid w:val="008F0E5B"/>
    <w:rsid w:val="008F17C7"/>
    <w:rsid w:val="008F1821"/>
    <w:rsid w:val="008F1826"/>
    <w:rsid w:val="008F1B95"/>
    <w:rsid w:val="008F25D4"/>
    <w:rsid w:val="008F2847"/>
    <w:rsid w:val="008F2CA7"/>
    <w:rsid w:val="008F58ED"/>
    <w:rsid w:val="008F5965"/>
    <w:rsid w:val="008F5CDB"/>
    <w:rsid w:val="008F5CEA"/>
    <w:rsid w:val="009009DA"/>
    <w:rsid w:val="00901596"/>
    <w:rsid w:val="0090237B"/>
    <w:rsid w:val="00902DE8"/>
    <w:rsid w:val="00902F33"/>
    <w:rsid w:val="009039B7"/>
    <w:rsid w:val="00903A75"/>
    <w:rsid w:val="009046D6"/>
    <w:rsid w:val="00904A07"/>
    <w:rsid w:val="00904EB0"/>
    <w:rsid w:val="00905BDB"/>
    <w:rsid w:val="00906697"/>
    <w:rsid w:val="00906A6F"/>
    <w:rsid w:val="0090719C"/>
    <w:rsid w:val="00907D34"/>
    <w:rsid w:val="0091186A"/>
    <w:rsid w:val="0091364F"/>
    <w:rsid w:val="00914BD1"/>
    <w:rsid w:val="00914E32"/>
    <w:rsid w:val="00915819"/>
    <w:rsid w:val="00915A2A"/>
    <w:rsid w:val="00915E43"/>
    <w:rsid w:val="00915EF2"/>
    <w:rsid w:val="00916547"/>
    <w:rsid w:val="009166E5"/>
    <w:rsid w:val="009166F2"/>
    <w:rsid w:val="00916F3C"/>
    <w:rsid w:val="009172CE"/>
    <w:rsid w:val="00917807"/>
    <w:rsid w:val="0092113C"/>
    <w:rsid w:val="0092161B"/>
    <w:rsid w:val="009225BD"/>
    <w:rsid w:val="00922DF5"/>
    <w:rsid w:val="009231D3"/>
    <w:rsid w:val="0092321C"/>
    <w:rsid w:val="00923678"/>
    <w:rsid w:val="00923F38"/>
    <w:rsid w:val="00924F32"/>
    <w:rsid w:val="0092512D"/>
    <w:rsid w:val="00925A38"/>
    <w:rsid w:val="00925F85"/>
    <w:rsid w:val="00926ACC"/>
    <w:rsid w:val="00926D1D"/>
    <w:rsid w:val="00927EF4"/>
    <w:rsid w:val="00930930"/>
    <w:rsid w:val="009313C7"/>
    <w:rsid w:val="00931A8A"/>
    <w:rsid w:val="00931AE5"/>
    <w:rsid w:val="0093200E"/>
    <w:rsid w:val="0093301D"/>
    <w:rsid w:val="00933125"/>
    <w:rsid w:val="0093379E"/>
    <w:rsid w:val="009337BB"/>
    <w:rsid w:val="009338EE"/>
    <w:rsid w:val="0093444F"/>
    <w:rsid w:val="009346E8"/>
    <w:rsid w:val="00934A4C"/>
    <w:rsid w:val="00934BB1"/>
    <w:rsid w:val="00935C32"/>
    <w:rsid w:val="0093601B"/>
    <w:rsid w:val="00936920"/>
    <w:rsid w:val="00936ECE"/>
    <w:rsid w:val="009413DD"/>
    <w:rsid w:val="00941588"/>
    <w:rsid w:val="009416BB"/>
    <w:rsid w:val="0094186B"/>
    <w:rsid w:val="009419F5"/>
    <w:rsid w:val="00942824"/>
    <w:rsid w:val="009438DF"/>
    <w:rsid w:val="00943C35"/>
    <w:rsid w:val="00943F98"/>
    <w:rsid w:val="00944392"/>
    <w:rsid w:val="0094455E"/>
    <w:rsid w:val="00944916"/>
    <w:rsid w:val="00944976"/>
    <w:rsid w:val="00945EA9"/>
    <w:rsid w:val="009466F7"/>
    <w:rsid w:val="009471C5"/>
    <w:rsid w:val="009472C6"/>
    <w:rsid w:val="00947C53"/>
    <w:rsid w:val="00950181"/>
    <w:rsid w:val="0095164E"/>
    <w:rsid w:val="009521C8"/>
    <w:rsid w:val="0095421F"/>
    <w:rsid w:val="00954666"/>
    <w:rsid w:val="009546ED"/>
    <w:rsid w:val="00954C9E"/>
    <w:rsid w:val="00955444"/>
    <w:rsid w:val="009560D6"/>
    <w:rsid w:val="009562F4"/>
    <w:rsid w:val="0095648E"/>
    <w:rsid w:val="00957191"/>
    <w:rsid w:val="00957E00"/>
    <w:rsid w:val="009608E4"/>
    <w:rsid w:val="00961327"/>
    <w:rsid w:val="00961AFC"/>
    <w:rsid w:val="00961B11"/>
    <w:rsid w:val="00961DBF"/>
    <w:rsid w:val="00962D5A"/>
    <w:rsid w:val="009630F5"/>
    <w:rsid w:val="009658A4"/>
    <w:rsid w:val="00965A75"/>
    <w:rsid w:val="00965C50"/>
    <w:rsid w:val="00966A38"/>
    <w:rsid w:val="00966BA5"/>
    <w:rsid w:val="00966D47"/>
    <w:rsid w:val="00967187"/>
    <w:rsid w:val="00967738"/>
    <w:rsid w:val="00970656"/>
    <w:rsid w:val="00971893"/>
    <w:rsid w:val="00971CA5"/>
    <w:rsid w:val="00971DCF"/>
    <w:rsid w:val="009726FB"/>
    <w:rsid w:val="00973D7A"/>
    <w:rsid w:val="009742D0"/>
    <w:rsid w:val="009744A0"/>
    <w:rsid w:val="009748F0"/>
    <w:rsid w:val="0097498B"/>
    <w:rsid w:val="00974D7C"/>
    <w:rsid w:val="009753B5"/>
    <w:rsid w:val="00975579"/>
    <w:rsid w:val="009764C4"/>
    <w:rsid w:val="009767AE"/>
    <w:rsid w:val="009769CD"/>
    <w:rsid w:val="00977587"/>
    <w:rsid w:val="0098149F"/>
    <w:rsid w:val="0098200A"/>
    <w:rsid w:val="009823F7"/>
    <w:rsid w:val="0098398C"/>
    <w:rsid w:val="00983EAE"/>
    <w:rsid w:val="00983F59"/>
    <w:rsid w:val="0098494E"/>
    <w:rsid w:val="00984FA6"/>
    <w:rsid w:val="009851DD"/>
    <w:rsid w:val="00985AE6"/>
    <w:rsid w:val="00985BE1"/>
    <w:rsid w:val="00987128"/>
    <w:rsid w:val="009876DF"/>
    <w:rsid w:val="00987748"/>
    <w:rsid w:val="00987A89"/>
    <w:rsid w:val="00987C62"/>
    <w:rsid w:val="00990020"/>
    <w:rsid w:val="00990028"/>
    <w:rsid w:val="00990076"/>
    <w:rsid w:val="00990806"/>
    <w:rsid w:val="0099125F"/>
    <w:rsid w:val="00992ACD"/>
    <w:rsid w:val="00993C41"/>
    <w:rsid w:val="00994CF3"/>
    <w:rsid w:val="0099504C"/>
    <w:rsid w:val="00995637"/>
    <w:rsid w:val="0099631F"/>
    <w:rsid w:val="009964D0"/>
    <w:rsid w:val="0099719E"/>
    <w:rsid w:val="00997350"/>
    <w:rsid w:val="00997EF4"/>
    <w:rsid w:val="009A17EE"/>
    <w:rsid w:val="009A1E03"/>
    <w:rsid w:val="009A22D3"/>
    <w:rsid w:val="009A25DC"/>
    <w:rsid w:val="009A2D7B"/>
    <w:rsid w:val="009A3A7B"/>
    <w:rsid w:val="009A40E1"/>
    <w:rsid w:val="009A4A54"/>
    <w:rsid w:val="009A5CB1"/>
    <w:rsid w:val="009B2178"/>
    <w:rsid w:val="009B233D"/>
    <w:rsid w:val="009B28F2"/>
    <w:rsid w:val="009B2B6D"/>
    <w:rsid w:val="009B2E2E"/>
    <w:rsid w:val="009B3744"/>
    <w:rsid w:val="009B3D75"/>
    <w:rsid w:val="009B47F7"/>
    <w:rsid w:val="009B5461"/>
    <w:rsid w:val="009B5682"/>
    <w:rsid w:val="009B5E8B"/>
    <w:rsid w:val="009B5F50"/>
    <w:rsid w:val="009B630C"/>
    <w:rsid w:val="009B6745"/>
    <w:rsid w:val="009B6843"/>
    <w:rsid w:val="009B6D39"/>
    <w:rsid w:val="009B6E4F"/>
    <w:rsid w:val="009B7898"/>
    <w:rsid w:val="009B7943"/>
    <w:rsid w:val="009B79A7"/>
    <w:rsid w:val="009B7A4F"/>
    <w:rsid w:val="009C0089"/>
    <w:rsid w:val="009C0EC3"/>
    <w:rsid w:val="009C0F09"/>
    <w:rsid w:val="009C1E2F"/>
    <w:rsid w:val="009C36D6"/>
    <w:rsid w:val="009C449B"/>
    <w:rsid w:val="009C44D2"/>
    <w:rsid w:val="009C5898"/>
    <w:rsid w:val="009C6E1F"/>
    <w:rsid w:val="009C71C3"/>
    <w:rsid w:val="009C7620"/>
    <w:rsid w:val="009C7738"/>
    <w:rsid w:val="009C7AA0"/>
    <w:rsid w:val="009D0075"/>
    <w:rsid w:val="009D09D8"/>
    <w:rsid w:val="009D1FA1"/>
    <w:rsid w:val="009D28FB"/>
    <w:rsid w:val="009D2960"/>
    <w:rsid w:val="009D2D75"/>
    <w:rsid w:val="009D38BC"/>
    <w:rsid w:val="009D3908"/>
    <w:rsid w:val="009D4E2B"/>
    <w:rsid w:val="009D54E6"/>
    <w:rsid w:val="009D7638"/>
    <w:rsid w:val="009E0188"/>
    <w:rsid w:val="009E0926"/>
    <w:rsid w:val="009E0E3F"/>
    <w:rsid w:val="009E1B85"/>
    <w:rsid w:val="009E2247"/>
    <w:rsid w:val="009E28D3"/>
    <w:rsid w:val="009E34D7"/>
    <w:rsid w:val="009E3553"/>
    <w:rsid w:val="009E36C7"/>
    <w:rsid w:val="009E5679"/>
    <w:rsid w:val="009E591A"/>
    <w:rsid w:val="009E6507"/>
    <w:rsid w:val="009E6765"/>
    <w:rsid w:val="009E7519"/>
    <w:rsid w:val="009E7607"/>
    <w:rsid w:val="009F040B"/>
    <w:rsid w:val="009F06C1"/>
    <w:rsid w:val="009F0725"/>
    <w:rsid w:val="009F0AC0"/>
    <w:rsid w:val="009F13E0"/>
    <w:rsid w:val="009F296A"/>
    <w:rsid w:val="009F3406"/>
    <w:rsid w:val="009F35CD"/>
    <w:rsid w:val="009F3709"/>
    <w:rsid w:val="009F3DF4"/>
    <w:rsid w:val="009F3FBE"/>
    <w:rsid w:val="009F40CE"/>
    <w:rsid w:val="009F4D65"/>
    <w:rsid w:val="009F60E3"/>
    <w:rsid w:val="009F6128"/>
    <w:rsid w:val="009F7073"/>
    <w:rsid w:val="009F75F9"/>
    <w:rsid w:val="009F7746"/>
    <w:rsid w:val="009F7789"/>
    <w:rsid w:val="009F7D2B"/>
    <w:rsid w:val="009F7F2F"/>
    <w:rsid w:val="00A017CA"/>
    <w:rsid w:val="00A01B11"/>
    <w:rsid w:val="00A027B9"/>
    <w:rsid w:val="00A02990"/>
    <w:rsid w:val="00A02BD1"/>
    <w:rsid w:val="00A03666"/>
    <w:rsid w:val="00A03B01"/>
    <w:rsid w:val="00A04222"/>
    <w:rsid w:val="00A043AD"/>
    <w:rsid w:val="00A05CBB"/>
    <w:rsid w:val="00A05D6D"/>
    <w:rsid w:val="00A06257"/>
    <w:rsid w:val="00A0683D"/>
    <w:rsid w:val="00A06CB1"/>
    <w:rsid w:val="00A06D46"/>
    <w:rsid w:val="00A06E87"/>
    <w:rsid w:val="00A11C5A"/>
    <w:rsid w:val="00A11DF9"/>
    <w:rsid w:val="00A11EF5"/>
    <w:rsid w:val="00A124A3"/>
    <w:rsid w:val="00A13486"/>
    <w:rsid w:val="00A1354C"/>
    <w:rsid w:val="00A1397B"/>
    <w:rsid w:val="00A14AC3"/>
    <w:rsid w:val="00A159D0"/>
    <w:rsid w:val="00A15B94"/>
    <w:rsid w:val="00A165A0"/>
    <w:rsid w:val="00A16E70"/>
    <w:rsid w:val="00A175EB"/>
    <w:rsid w:val="00A2006F"/>
    <w:rsid w:val="00A2031A"/>
    <w:rsid w:val="00A21731"/>
    <w:rsid w:val="00A21EBF"/>
    <w:rsid w:val="00A21FFF"/>
    <w:rsid w:val="00A222E7"/>
    <w:rsid w:val="00A22F6F"/>
    <w:rsid w:val="00A23645"/>
    <w:rsid w:val="00A24CDD"/>
    <w:rsid w:val="00A251EB"/>
    <w:rsid w:val="00A258A6"/>
    <w:rsid w:val="00A26141"/>
    <w:rsid w:val="00A2638B"/>
    <w:rsid w:val="00A269B9"/>
    <w:rsid w:val="00A27382"/>
    <w:rsid w:val="00A27626"/>
    <w:rsid w:val="00A2770B"/>
    <w:rsid w:val="00A3001B"/>
    <w:rsid w:val="00A30F40"/>
    <w:rsid w:val="00A32357"/>
    <w:rsid w:val="00A32732"/>
    <w:rsid w:val="00A336E5"/>
    <w:rsid w:val="00A337A1"/>
    <w:rsid w:val="00A33E4F"/>
    <w:rsid w:val="00A33E87"/>
    <w:rsid w:val="00A3439E"/>
    <w:rsid w:val="00A34542"/>
    <w:rsid w:val="00A3519D"/>
    <w:rsid w:val="00A3578B"/>
    <w:rsid w:val="00A35B7B"/>
    <w:rsid w:val="00A36B56"/>
    <w:rsid w:val="00A36CD5"/>
    <w:rsid w:val="00A37F8F"/>
    <w:rsid w:val="00A404C0"/>
    <w:rsid w:val="00A4079E"/>
    <w:rsid w:val="00A409FF"/>
    <w:rsid w:val="00A40CBF"/>
    <w:rsid w:val="00A40E91"/>
    <w:rsid w:val="00A40F1A"/>
    <w:rsid w:val="00A40F6E"/>
    <w:rsid w:val="00A4171B"/>
    <w:rsid w:val="00A41906"/>
    <w:rsid w:val="00A41E93"/>
    <w:rsid w:val="00A41FB1"/>
    <w:rsid w:val="00A44E7D"/>
    <w:rsid w:val="00A45E10"/>
    <w:rsid w:val="00A4607F"/>
    <w:rsid w:val="00A47010"/>
    <w:rsid w:val="00A47144"/>
    <w:rsid w:val="00A47908"/>
    <w:rsid w:val="00A47BB6"/>
    <w:rsid w:val="00A47F7D"/>
    <w:rsid w:val="00A50003"/>
    <w:rsid w:val="00A50298"/>
    <w:rsid w:val="00A516BE"/>
    <w:rsid w:val="00A519C6"/>
    <w:rsid w:val="00A51BD1"/>
    <w:rsid w:val="00A52617"/>
    <w:rsid w:val="00A52CF9"/>
    <w:rsid w:val="00A53708"/>
    <w:rsid w:val="00A538CA"/>
    <w:rsid w:val="00A53DD9"/>
    <w:rsid w:val="00A5525C"/>
    <w:rsid w:val="00A556CC"/>
    <w:rsid w:val="00A562FA"/>
    <w:rsid w:val="00A56F91"/>
    <w:rsid w:val="00A57079"/>
    <w:rsid w:val="00A57650"/>
    <w:rsid w:val="00A57722"/>
    <w:rsid w:val="00A607A3"/>
    <w:rsid w:val="00A61385"/>
    <w:rsid w:val="00A61B98"/>
    <w:rsid w:val="00A61C78"/>
    <w:rsid w:val="00A61C86"/>
    <w:rsid w:val="00A61FBC"/>
    <w:rsid w:val="00A62599"/>
    <w:rsid w:val="00A6286F"/>
    <w:rsid w:val="00A62A52"/>
    <w:rsid w:val="00A630DF"/>
    <w:rsid w:val="00A644F4"/>
    <w:rsid w:val="00A64543"/>
    <w:rsid w:val="00A66575"/>
    <w:rsid w:val="00A67568"/>
    <w:rsid w:val="00A67AFA"/>
    <w:rsid w:val="00A713F0"/>
    <w:rsid w:val="00A7278F"/>
    <w:rsid w:val="00A73104"/>
    <w:rsid w:val="00A731A3"/>
    <w:rsid w:val="00A7367D"/>
    <w:rsid w:val="00A736D2"/>
    <w:rsid w:val="00A737F2"/>
    <w:rsid w:val="00A7392A"/>
    <w:rsid w:val="00A74DBC"/>
    <w:rsid w:val="00A75130"/>
    <w:rsid w:val="00A751DF"/>
    <w:rsid w:val="00A75749"/>
    <w:rsid w:val="00A76025"/>
    <w:rsid w:val="00A7616D"/>
    <w:rsid w:val="00A76307"/>
    <w:rsid w:val="00A76421"/>
    <w:rsid w:val="00A77273"/>
    <w:rsid w:val="00A77514"/>
    <w:rsid w:val="00A77936"/>
    <w:rsid w:val="00A77F57"/>
    <w:rsid w:val="00A80AD2"/>
    <w:rsid w:val="00A80B00"/>
    <w:rsid w:val="00A80DA0"/>
    <w:rsid w:val="00A80E23"/>
    <w:rsid w:val="00A81328"/>
    <w:rsid w:val="00A81A0B"/>
    <w:rsid w:val="00A827A8"/>
    <w:rsid w:val="00A83488"/>
    <w:rsid w:val="00A83B16"/>
    <w:rsid w:val="00A858D2"/>
    <w:rsid w:val="00A85D94"/>
    <w:rsid w:val="00A8674B"/>
    <w:rsid w:val="00A8677C"/>
    <w:rsid w:val="00A8704C"/>
    <w:rsid w:val="00A87089"/>
    <w:rsid w:val="00A875FD"/>
    <w:rsid w:val="00A87968"/>
    <w:rsid w:val="00A902C0"/>
    <w:rsid w:val="00A90443"/>
    <w:rsid w:val="00A91CA5"/>
    <w:rsid w:val="00A91E89"/>
    <w:rsid w:val="00A924C9"/>
    <w:rsid w:val="00A9285E"/>
    <w:rsid w:val="00A929DC"/>
    <w:rsid w:val="00A94607"/>
    <w:rsid w:val="00A9470D"/>
    <w:rsid w:val="00A94C61"/>
    <w:rsid w:val="00A94E8E"/>
    <w:rsid w:val="00A94EA4"/>
    <w:rsid w:val="00A9512F"/>
    <w:rsid w:val="00A95B5A"/>
    <w:rsid w:val="00A95BE4"/>
    <w:rsid w:val="00A970AA"/>
    <w:rsid w:val="00A9729D"/>
    <w:rsid w:val="00A977F7"/>
    <w:rsid w:val="00A979FA"/>
    <w:rsid w:val="00A97EB6"/>
    <w:rsid w:val="00AA12C6"/>
    <w:rsid w:val="00AA15A7"/>
    <w:rsid w:val="00AA1BE3"/>
    <w:rsid w:val="00AA2829"/>
    <w:rsid w:val="00AA2A5C"/>
    <w:rsid w:val="00AA3436"/>
    <w:rsid w:val="00AA35E4"/>
    <w:rsid w:val="00AA3A9C"/>
    <w:rsid w:val="00AA3FEA"/>
    <w:rsid w:val="00AA4643"/>
    <w:rsid w:val="00AA4B0A"/>
    <w:rsid w:val="00AA5CF4"/>
    <w:rsid w:val="00AA668A"/>
    <w:rsid w:val="00AA68E5"/>
    <w:rsid w:val="00AA69E1"/>
    <w:rsid w:val="00AB0418"/>
    <w:rsid w:val="00AB0D39"/>
    <w:rsid w:val="00AB13F4"/>
    <w:rsid w:val="00AB1B1E"/>
    <w:rsid w:val="00AB1CA6"/>
    <w:rsid w:val="00AB1F15"/>
    <w:rsid w:val="00AB2070"/>
    <w:rsid w:val="00AB20A0"/>
    <w:rsid w:val="00AB2A3E"/>
    <w:rsid w:val="00AB3146"/>
    <w:rsid w:val="00AB3561"/>
    <w:rsid w:val="00AB36BB"/>
    <w:rsid w:val="00AB3828"/>
    <w:rsid w:val="00AB3E15"/>
    <w:rsid w:val="00AB3EA5"/>
    <w:rsid w:val="00AB47B0"/>
    <w:rsid w:val="00AB4DED"/>
    <w:rsid w:val="00AB526F"/>
    <w:rsid w:val="00AB576D"/>
    <w:rsid w:val="00AB5772"/>
    <w:rsid w:val="00AB62FB"/>
    <w:rsid w:val="00AB77B6"/>
    <w:rsid w:val="00AC048A"/>
    <w:rsid w:val="00AC05E0"/>
    <w:rsid w:val="00AC134B"/>
    <w:rsid w:val="00AC1707"/>
    <w:rsid w:val="00AC29C9"/>
    <w:rsid w:val="00AC29D4"/>
    <w:rsid w:val="00AC2FDD"/>
    <w:rsid w:val="00AC3494"/>
    <w:rsid w:val="00AC3D58"/>
    <w:rsid w:val="00AC425D"/>
    <w:rsid w:val="00AC474A"/>
    <w:rsid w:val="00AC6C24"/>
    <w:rsid w:val="00AC7CA9"/>
    <w:rsid w:val="00AD03F5"/>
    <w:rsid w:val="00AD09DC"/>
    <w:rsid w:val="00AD0A93"/>
    <w:rsid w:val="00AD1A15"/>
    <w:rsid w:val="00AD256F"/>
    <w:rsid w:val="00AD259E"/>
    <w:rsid w:val="00AD3EDD"/>
    <w:rsid w:val="00AD65A7"/>
    <w:rsid w:val="00AD65D4"/>
    <w:rsid w:val="00AD6619"/>
    <w:rsid w:val="00AD75A5"/>
    <w:rsid w:val="00AE0688"/>
    <w:rsid w:val="00AE091A"/>
    <w:rsid w:val="00AE11BF"/>
    <w:rsid w:val="00AE140A"/>
    <w:rsid w:val="00AE1960"/>
    <w:rsid w:val="00AE19B7"/>
    <w:rsid w:val="00AE24E9"/>
    <w:rsid w:val="00AE2DAB"/>
    <w:rsid w:val="00AE360E"/>
    <w:rsid w:val="00AE37EC"/>
    <w:rsid w:val="00AE5951"/>
    <w:rsid w:val="00AE6038"/>
    <w:rsid w:val="00AF0158"/>
    <w:rsid w:val="00AF08E2"/>
    <w:rsid w:val="00AF09A2"/>
    <w:rsid w:val="00AF0E7C"/>
    <w:rsid w:val="00AF2197"/>
    <w:rsid w:val="00AF2A27"/>
    <w:rsid w:val="00AF346A"/>
    <w:rsid w:val="00AF42CB"/>
    <w:rsid w:val="00AF4339"/>
    <w:rsid w:val="00AF5012"/>
    <w:rsid w:val="00AF5059"/>
    <w:rsid w:val="00AF55F0"/>
    <w:rsid w:val="00AF5726"/>
    <w:rsid w:val="00AF5C3C"/>
    <w:rsid w:val="00AF6D16"/>
    <w:rsid w:val="00AF7581"/>
    <w:rsid w:val="00AF794D"/>
    <w:rsid w:val="00AF7A90"/>
    <w:rsid w:val="00B0004D"/>
    <w:rsid w:val="00B008B4"/>
    <w:rsid w:val="00B00D24"/>
    <w:rsid w:val="00B00D9B"/>
    <w:rsid w:val="00B01309"/>
    <w:rsid w:val="00B0153A"/>
    <w:rsid w:val="00B02B3D"/>
    <w:rsid w:val="00B0317D"/>
    <w:rsid w:val="00B036CE"/>
    <w:rsid w:val="00B03F5F"/>
    <w:rsid w:val="00B040C4"/>
    <w:rsid w:val="00B04170"/>
    <w:rsid w:val="00B042B4"/>
    <w:rsid w:val="00B04351"/>
    <w:rsid w:val="00B04E0B"/>
    <w:rsid w:val="00B04F12"/>
    <w:rsid w:val="00B0548A"/>
    <w:rsid w:val="00B05970"/>
    <w:rsid w:val="00B05F2D"/>
    <w:rsid w:val="00B06DAE"/>
    <w:rsid w:val="00B06EF4"/>
    <w:rsid w:val="00B10286"/>
    <w:rsid w:val="00B1028F"/>
    <w:rsid w:val="00B10CC2"/>
    <w:rsid w:val="00B11079"/>
    <w:rsid w:val="00B11B1A"/>
    <w:rsid w:val="00B11B61"/>
    <w:rsid w:val="00B136E2"/>
    <w:rsid w:val="00B139BA"/>
    <w:rsid w:val="00B14B43"/>
    <w:rsid w:val="00B1508E"/>
    <w:rsid w:val="00B150F7"/>
    <w:rsid w:val="00B15395"/>
    <w:rsid w:val="00B1551A"/>
    <w:rsid w:val="00B159B3"/>
    <w:rsid w:val="00B15AF8"/>
    <w:rsid w:val="00B16335"/>
    <w:rsid w:val="00B1664F"/>
    <w:rsid w:val="00B16736"/>
    <w:rsid w:val="00B1728C"/>
    <w:rsid w:val="00B17798"/>
    <w:rsid w:val="00B17A81"/>
    <w:rsid w:val="00B202D6"/>
    <w:rsid w:val="00B2038A"/>
    <w:rsid w:val="00B2065B"/>
    <w:rsid w:val="00B20ACB"/>
    <w:rsid w:val="00B20B3A"/>
    <w:rsid w:val="00B20C7D"/>
    <w:rsid w:val="00B21376"/>
    <w:rsid w:val="00B21510"/>
    <w:rsid w:val="00B216FD"/>
    <w:rsid w:val="00B2249B"/>
    <w:rsid w:val="00B226D9"/>
    <w:rsid w:val="00B22B9E"/>
    <w:rsid w:val="00B23F51"/>
    <w:rsid w:val="00B24341"/>
    <w:rsid w:val="00B2486F"/>
    <w:rsid w:val="00B24B4C"/>
    <w:rsid w:val="00B24BDD"/>
    <w:rsid w:val="00B25595"/>
    <w:rsid w:val="00B25967"/>
    <w:rsid w:val="00B25C9C"/>
    <w:rsid w:val="00B25D3C"/>
    <w:rsid w:val="00B2782E"/>
    <w:rsid w:val="00B27A85"/>
    <w:rsid w:val="00B30800"/>
    <w:rsid w:val="00B30904"/>
    <w:rsid w:val="00B30A8E"/>
    <w:rsid w:val="00B32E1C"/>
    <w:rsid w:val="00B3307B"/>
    <w:rsid w:val="00B33D9D"/>
    <w:rsid w:val="00B34931"/>
    <w:rsid w:val="00B34966"/>
    <w:rsid w:val="00B34A4C"/>
    <w:rsid w:val="00B34C44"/>
    <w:rsid w:val="00B358F3"/>
    <w:rsid w:val="00B35A6E"/>
    <w:rsid w:val="00B35E81"/>
    <w:rsid w:val="00B3659F"/>
    <w:rsid w:val="00B36FA7"/>
    <w:rsid w:val="00B37DEE"/>
    <w:rsid w:val="00B40106"/>
    <w:rsid w:val="00B406E5"/>
    <w:rsid w:val="00B40AA6"/>
    <w:rsid w:val="00B40ACA"/>
    <w:rsid w:val="00B422E1"/>
    <w:rsid w:val="00B42355"/>
    <w:rsid w:val="00B436B3"/>
    <w:rsid w:val="00B43C99"/>
    <w:rsid w:val="00B4459B"/>
    <w:rsid w:val="00B44E72"/>
    <w:rsid w:val="00B4584D"/>
    <w:rsid w:val="00B462DC"/>
    <w:rsid w:val="00B463C5"/>
    <w:rsid w:val="00B466DB"/>
    <w:rsid w:val="00B46813"/>
    <w:rsid w:val="00B468E1"/>
    <w:rsid w:val="00B46935"/>
    <w:rsid w:val="00B47524"/>
    <w:rsid w:val="00B479AA"/>
    <w:rsid w:val="00B50BEA"/>
    <w:rsid w:val="00B512C4"/>
    <w:rsid w:val="00B51C59"/>
    <w:rsid w:val="00B52899"/>
    <w:rsid w:val="00B52986"/>
    <w:rsid w:val="00B52BEB"/>
    <w:rsid w:val="00B533BE"/>
    <w:rsid w:val="00B536DD"/>
    <w:rsid w:val="00B53B0E"/>
    <w:rsid w:val="00B53BBD"/>
    <w:rsid w:val="00B53FC3"/>
    <w:rsid w:val="00B54757"/>
    <w:rsid w:val="00B5491B"/>
    <w:rsid w:val="00B54DE0"/>
    <w:rsid w:val="00B56819"/>
    <w:rsid w:val="00B56B39"/>
    <w:rsid w:val="00B5727D"/>
    <w:rsid w:val="00B57F44"/>
    <w:rsid w:val="00B61C68"/>
    <w:rsid w:val="00B61D26"/>
    <w:rsid w:val="00B62126"/>
    <w:rsid w:val="00B62624"/>
    <w:rsid w:val="00B637C5"/>
    <w:rsid w:val="00B639D7"/>
    <w:rsid w:val="00B63EE3"/>
    <w:rsid w:val="00B64221"/>
    <w:rsid w:val="00B64A93"/>
    <w:rsid w:val="00B64E30"/>
    <w:rsid w:val="00B65401"/>
    <w:rsid w:val="00B65925"/>
    <w:rsid w:val="00B65F67"/>
    <w:rsid w:val="00B665A8"/>
    <w:rsid w:val="00B6712F"/>
    <w:rsid w:val="00B67811"/>
    <w:rsid w:val="00B70042"/>
    <w:rsid w:val="00B7013A"/>
    <w:rsid w:val="00B7091B"/>
    <w:rsid w:val="00B71195"/>
    <w:rsid w:val="00B718F5"/>
    <w:rsid w:val="00B722D8"/>
    <w:rsid w:val="00B72764"/>
    <w:rsid w:val="00B729F0"/>
    <w:rsid w:val="00B72BC1"/>
    <w:rsid w:val="00B72DF5"/>
    <w:rsid w:val="00B732EC"/>
    <w:rsid w:val="00B74861"/>
    <w:rsid w:val="00B752EA"/>
    <w:rsid w:val="00B75CF2"/>
    <w:rsid w:val="00B76C46"/>
    <w:rsid w:val="00B76EDC"/>
    <w:rsid w:val="00B77958"/>
    <w:rsid w:val="00B77DDD"/>
    <w:rsid w:val="00B80639"/>
    <w:rsid w:val="00B81F98"/>
    <w:rsid w:val="00B822DD"/>
    <w:rsid w:val="00B82627"/>
    <w:rsid w:val="00B82901"/>
    <w:rsid w:val="00B82D90"/>
    <w:rsid w:val="00B83886"/>
    <w:rsid w:val="00B8404F"/>
    <w:rsid w:val="00B8407F"/>
    <w:rsid w:val="00B84EE9"/>
    <w:rsid w:val="00B85A65"/>
    <w:rsid w:val="00B86128"/>
    <w:rsid w:val="00B86AFB"/>
    <w:rsid w:val="00B873C0"/>
    <w:rsid w:val="00B87B01"/>
    <w:rsid w:val="00B87B37"/>
    <w:rsid w:val="00B87C33"/>
    <w:rsid w:val="00B87C80"/>
    <w:rsid w:val="00B87F3D"/>
    <w:rsid w:val="00B900D7"/>
    <w:rsid w:val="00B907FD"/>
    <w:rsid w:val="00B909EF"/>
    <w:rsid w:val="00B90AA2"/>
    <w:rsid w:val="00B910FC"/>
    <w:rsid w:val="00B913A8"/>
    <w:rsid w:val="00B93320"/>
    <w:rsid w:val="00B933F5"/>
    <w:rsid w:val="00B93648"/>
    <w:rsid w:val="00B93E49"/>
    <w:rsid w:val="00B93F1D"/>
    <w:rsid w:val="00B94FE9"/>
    <w:rsid w:val="00B952AD"/>
    <w:rsid w:val="00B96052"/>
    <w:rsid w:val="00B9605E"/>
    <w:rsid w:val="00B96856"/>
    <w:rsid w:val="00B96D08"/>
    <w:rsid w:val="00B9731A"/>
    <w:rsid w:val="00B9745D"/>
    <w:rsid w:val="00BA003D"/>
    <w:rsid w:val="00BA004B"/>
    <w:rsid w:val="00BA11AB"/>
    <w:rsid w:val="00BA1A34"/>
    <w:rsid w:val="00BA2C63"/>
    <w:rsid w:val="00BA3056"/>
    <w:rsid w:val="00BA3A68"/>
    <w:rsid w:val="00BA47E9"/>
    <w:rsid w:val="00BA48E3"/>
    <w:rsid w:val="00BA4EC5"/>
    <w:rsid w:val="00BA4F0F"/>
    <w:rsid w:val="00BA5163"/>
    <w:rsid w:val="00BA56C4"/>
    <w:rsid w:val="00BA5723"/>
    <w:rsid w:val="00BA5D17"/>
    <w:rsid w:val="00BA5E62"/>
    <w:rsid w:val="00BA6528"/>
    <w:rsid w:val="00BA677A"/>
    <w:rsid w:val="00BB23A4"/>
    <w:rsid w:val="00BB2DEA"/>
    <w:rsid w:val="00BB2F50"/>
    <w:rsid w:val="00BB3035"/>
    <w:rsid w:val="00BB3405"/>
    <w:rsid w:val="00BB3704"/>
    <w:rsid w:val="00BB4820"/>
    <w:rsid w:val="00BB505E"/>
    <w:rsid w:val="00BB616C"/>
    <w:rsid w:val="00BB66D6"/>
    <w:rsid w:val="00BB68ED"/>
    <w:rsid w:val="00BB73D8"/>
    <w:rsid w:val="00BB73E7"/>
    <w:rsid w:val="00BB7D53"/>
    <w:rsid w:val="00BB7DCC"/>
    <w:rsid w:val="00BC02FF"/>
    <w:rsid w:val="00BC032B"/>
    <w:rsid w:val="00BC06AE"/>
    <w:rsid w:val="00BC08D4"/>
    <w:rsid w:val="00BC0EEB"/>
    <w:rsid w:val="00BC142C"/>
    <w:rsid w:val="00BC15D3"/>
    <w:rsid w:val="00BC1631"/>
    <w:rsid w:val="00BC183D"/>
    <w:rsid w:val="00BC1963"/>
    <w:rsid w:val="00BC1B51"/>
    <w:rsid w:val="00BC1FC1"/>
    <w:rsid w:val="00BC2668"/>
    <w:rsid w:val="00BC2A67"/>
    <w:rsid w:val="00BC32AF"/>
    <w:rsid w:val="00BC3D08"/>
    <w:rsid w:val="00BC43B8"/>
    <w:rsid w:val="00BC443F"/>
    <w:rsid w:val="00BC4B22"/>
    <w:rsid w:val="00BC5144"/>
    <w:rsid w:val="00BC521D"/>
    <w:rsid w:val="00BC5BA6"/>
    <w:rsid w:val="00BC5C3F"/>
    <w:rsid w:val="00BC5D49"/>
    <w:rsid w:val="00BC5DC5"/>
    <w:rsid w:val="00BC67FB"/>
    <w:rsid w:val="00BC6A0B"/>
    <w:rsid w:val="00BC6B29"/>
    <w:rsid w:val="00BC7140"/>
    <w:rsid w:val="00BD0B02"/>
    <w:rsid w:val="00BD0F38"/>
    <w:rsid w:val="00BD18D8"/>
    <w:rsid w:val="00BD329F"/>
    <w:rsid w:val="00BD40F3"/>
    <w:rsid w:val="00BD4288"/>
    <w:rsid w:val="00BD46C7"/>
    <w:rsid w:val="00BD482A"/>
    <w:rsid w:val="00BD4AC2"/>
    <w:rsid w:val="00BD4F8A"/>
    <w:rsid w:val="00BD51C0"/>
    <w:rsid w:val="00BD60AA"/>
    <w:rsid w:val="00BD65C4"/>
    <w:rsid w:val="00BD6663"/>
    <w:rsid w:val="00BD6910"/>
    <w:rsid w:val="00BD6BEB"/>
    <w:rsid w:val="00BD742C"/>
    <w:rsid w:val="00BD75A7"/>
    <w:rsid w:val="00BD7A30"/>
    <w:rsid w:val="00BD7CF3"/>
    <w:rsid w:val="00BD7F65"/>
    <w:rsid w:val="00BE060B"/>
    <w:rsid w:val="00BE06AC"/>
    <w:rsid w:val="00BE0F20"/>
    <w:rsid w:val="00BE106B"/>
    <w:rsid w:val="00BE1215"/>
    <w:rsid w:val="00BE1E05"/>
    <w:rsid w:val="00BE1E34"/>
    <w:rsid w:val="00BE22AE"/>
    <w:rsid w:val="00BE24F2"/>
    <w:rsid w:val="00BE27BE"/>
    <w:rsid w:val="00BE2AC9"/>
    <w:rsid w:val="00BE2BDA"/>
    <w:rsid w:val="00BE4DFD"/>
    <w:rsid w:val="00BE5110"/>
    <w:rsid w:val="00BE5789"/>
    <w:rsid w:val="00BE71AA"/>
    <w:rsid w:val="00BE7388"/>
    <w:rsid w:val="00BE778C"/>
    <w:rsid w:val="00BF041D"/>
    <w:rsid w:val="00BF1BBE"/>
    <w:rsid w:val="00BF206E"/>
    <w:rsid w:val="00BF25E5"/>
    <w:rsid w:val="00BF2704"/>
    <w:rsid w:val="00BF2BE2"/>
    <w:rsid w:val="00BF2CC0"/>
    <w:rsid w:val="00BF2F78"/>
    <w:rsid w:val="00BF40F5"/>
    <w:rsid w:val="00BF58BC"/>
    <w:rsid w:val="00BF5A9C"/>
    <w:rsid w:val="00BF5F26"/>
    <w:rsid w:val="00BF667C"/>
    <w:rsid w:val="00BF72EE"/>
    <w:rsid w:val="00BF799A"/>
    <w:rsid w:val="00BF7CCD"/>
    <w:rsid w:val="00C009BE"/>
    <w:rsid w:val="00C00AFA"/>
    <w:rsid w:val="00C010A3"/>
    <w:rsid w:val="00C01210"/>
    <w:rsid w:val="00C02781"/>
    <w:rsid w:val="00C02C26"/>
    <w:rsid w:val="00C0367E"/>
    <w:rsid w:val="00C03C48"/>
    <w:rsid w:val="00C04C56"/>
    <w:rsid w:val="00C05BE0"/>
    <w:rsid w:val="00C075AF"/>
    <w:rsid w:val="00C07ED1"/>
    <w:rsid w:val="00C10389"/>
    <w:rsid w:val="00C105EF"/>
    <w:rsid w:val="00C1192E"/>
    <w:rsid w:val="00C11E0E"/>
    <w:rsid w:val="00C12B59"/>
    <w:rsid w:val="00C1304B"/>
    <w:rsid w:val="00C13B4D"/>
    <w:rsid w:val="00C15537"/>
    <w:rsid w:val="00C1584E"/>
    <w:rsid w:val="00C1587E"/>
    <w:rsid w:val="00C15D7E"/>
    <w:rsid w:val="00C15F3F"/>
    <w:rsid w:val="00C16066"/>
    <w:rsid w:val="00C1684A"/>
    <w:rsid w:val="00C16E68"/>
    <w:rsid w:val="00C17B43"/>
    <w:rsid w:val="00C17F80"/>
    <w:rsid w:val="00C17FFE"/>
    <w:rsid w:val="00C20117"/>
    <w:rsid w:val="00C2094D"/>
    <w:rsid w:val="00C2098F"/>
    <w:rsid w:val="00C213F2"/>
    <w:rsid w:val="00C21929"/>
    <w:rsid w:val="00C224B5"/>
    <w:rsid w:val="00C225B0"/>
    <w:rsid w:val="00C227CE"/>
    <w:rsid w:val="00C23599"/>
    <w:rsid w:val="00C23695"/>
    <w:rsid w:val="00C242CB"/>
    <w:rsid w:val="00C2453A"/>
    <w:rsid w:val="00C24723"/>
    <w:rsid w:val="00C24F32"/>
    <w:rsid w:val="00C25BF4"/>
    <w:rsid w:val="00C260BB"/>
    <w:rsid w:val="00C26150"/>
    <w:rsid w:val="00C27B95"/>
    <w:rsid w:val="00C27C45"/>
    <w:rsid w:val="00C27CEA"/>
    <w:rsid w:val="00C320F4"/>
    <w:rsid w:val="00C33800"/>
    <w:rsid w:val="00C33952"/>
    <w:rsid w:val="00C3408B"/>
    <w:rsid w:val="00C348B5"/>
    <w:rsid w:val="00C34DB7"/>
    <w:rsid w:val="00C35858"/>
    <w:rsid w:val="00C359E8"/>
    <w:rsid w:val="00C35E98"/>
    <w:rsid w:val="00C363DB"/>
    <w:rsid w:val="00C369E3"/>
    <w:rsid w:val="00C36BED"/>
    <w:rsid w:val="00C3770B"/>
    <w:rsid w:val="00C40611"/>
    <w:rsid w:val="00C40C3B"/>
    <w:rsid w:val="00C40C67"/>
    <w:rsid w:val="00C410B5"/>
    <w:rsid w:val="00C4148A"/>
    <w:rsid w:val="00C41CCC"/>
    <w:rsid w:val="00C41D7B"/>
    <w:rsid w:val="00C42709"/>
    <w:rsid w:val="00C43223"/>
    <w:rsid w:val="00C43232"/>
    <w:rsid w:val="00C43418"/>
    <w:rsid w:val="00C43A79"/>
    <w:rsid w:val="00C44149"/>
    <w:rsid w:val="00C4506F"/>
    <w:rsid w:val="00C4516A"/>
    <w:rsid w:val="00C45323"/>
    <w:rsid w:val="00C460A6"/>
    <w:rsid w:val="00C46615"/>
    <w:rsid w:val="00C46BC6"/>
    <w:rsid w:val="00C46E52"/>
    <w:rsid w:val="00C470E7"/>
    <w:rsid w:val="00C475EB"/>
    <w:rsid w:val="00C502A1"/>
    <w:rsid w:val="00C50409"/>
    <w:rsid w:val="00C50FD0"/>
    <w:rsid w:val="00C51073"/>
    <w:rsid w:val="00C517A1"/>
    <w:rsid w:val="00C5185E"/>
    <w:rsid w:val="00C53B15"/>
    <w:rsid w:val="00C5609F"/>
    <w:rsid w:val="00C564C1"/>
    <w:rsid w:val="00C56B8D"/>
    <w:rsid w:val="00C57383"/>
    <w:rsid w:val="00C57A61"/>
    <w:rsid w:val="00C57EAA"/>
    <w:rsid w:val="00C601D4"/>
    <w:rsid w:val="00C614BD"/>
    <w:rsid w:val="00C634C4"/>
    <w:rsid w:val="00C6369D"/>
    <w:rsid w:val="00C63AEF"/>
    <w:rsid w:val="00C65157"/>
    <w:rsid w:val="00C654CA"/>
    <w:rsid w:val="00C66216"/>
    <w:rsid w:val="00C6625B"/>
    <w:rsid w:val="00C6626E"/>
    <w:rsid w:val="00C67566"/>
    <w:rsid w:val="00C7060A"/>
    <w:rsid w:val="00C709B9"/>
    <w:rsid w:val="00C70A15"/>
    <w:rsid w:val="00C7110A"/>
    <w:rsid w:val="00C718C7"/>
    <w:rsid w:val="00C71A3B"/>
    <w:rsid w:val="00C71D66"/>
    <w:rsid w:val="00C72248"/>
    <w:rsid w:val="00C72D61"/>
    <w:rsid w:val="00C73378"/>
    <w:rsid w:val="00C73682"/>
    <w:rsid w:val="00C73D8A"/>
    <w:rsid w:val="00C740FF"/>
    <w:rsid w:val="00C74835"/>
    <w:rsid w:val="00C74D68"/>
    <w:rsid w:val="00C7545E"/>
    <w:rsid w:val="00C759FA"/>
    <w:rsid w:val="00C76510"/>
    <w:rsid w:val="00C77B3A"/>
    <w:rsid w:val="00C8042F"/>
    <w:rsid w:val="00C8082F"/>
    <w:rsid w:val="00C80F3D"/>
    <w:rsid w:val="00C80FE4"/>
    <w:rsid w:val="00C829E5"/>
    <w:rsid w:val="00C82A67"/>
    <w:rsid w:val="00C82F68"/>
    <w:rsid w:val="00C83281"/>
    <w:rsid w:val="00C83752"/>
    <w:rsid w:val="00C838D7"/>
    <w:rsid w:val="00C83C01"/>
    <w:rsid w:val="00C83E53"/>
    <w:rsid w:val="00C8423D"/>
    <w:rsid w:val="00C85747"/>
    <w:rsid w:val="00C86D39"/>
    <w:rsid w:val="00C872BE"/>
    <w:rsid w:val="00C87CFA"/>
    <w:rsid w:val="00C913A4"/>
    <w:rsid w:val="00C9284A"/>
    <w:rsid w:val="00C92A0A"/>
    <w:rsid w:val="00C93FAE"/>
    <w:rsid w:val="00C94166"/>
    <w:rsid w:val="00C942B5"/>
    <w:rsid w:val="00C956AE"/>
    <w:rsid w:val="00C95F5A"/>
    <w:rsid w:val="00C9604B"/>
    <w:rsid w:val="00C962D2"/>
    <w:rsid w:val="00C96A41"/>
    <w:rsid w:val="00C977C7"/>
    <w:rsid w:val="00C97FF5"/>
    <w:rsid w:val="00CA07C3"/>
    <w:rsid w:val="00CA10EB"/>
    <w:rsid w:val="00CA112E"/>
    <w:rsid w:val="00CA141B"/>
    <w:rsid w:val="00CA188E"/>
    <w:rsid w:val="00CA1AA8"/>
    <w:rsid w:val="00CA1D92"/>
    <w:rsid w:val="00CA1FBC"/>
    <w:rsid w:val="00CA206D"/>
    <w:rsid w:val="00CA2A9C"/>
    <w:rsid w:val="00CA2AE7"/>
    <w:rsid w:val="00CA30B4"/>
    <w:rsid w:val="00CA402D"/>
    <w:rsid w:val="00CA59A7"/>
    <w:rsid w:val="00CA5E28"/>
    <w:rsid w:val="00CA65ED"/>
    <w:rsid w:val="00CA7062"/>
    <w:rsid w:val="00CA75CC"/>
    <w:rsid w:val="00CA7EFC"/>
    <w:rsid w:val="00CB060E"/>
    <w:rsid w:val="00CB0D49"/>
    <w:rsid w:val="00CB219C"/>
    <w:rsid w:val="00CB2258"/>
    <w:rsid w:val="00CB27BE"/>
    <w:rsid w:val="00CB4615"/>
    <w:rsid w:val="00CB46A9"/>
    <w:rsid w:val="00CB4E1E"/>
    <w:rsid w:val="00CB4E72"/>
    <w:rsid w:val="00CB57FD"/>
    <w:rsid w:val="00CB6DA6"/>
    <w:rsid w:val="00CB7AA7"/>
    <w:rsid w:val="00CB7B64"/>
    <w:rsid w:val="00CB7CA5"/>
    <w:rsid w:val="00CC0E89"/>
    <w:rsid w:val="00CC2A7B"/>
    <w:rsid w:val="00CC2B42"/>
    <w:rsid w:val="00CC2C38"/>
    <w:rsid w:val="00CC3535"/>
    <w:rsid w:val="00CC3886"/>
    <w:rsid w:val="00CC3C20"/>
    <w:rsid w:val="00CC41B3"/>
    <w:rsid w:val="00CC4598"/>
    <w:rsid w:val="00CC4702"/>
    <w:rsid w:val="00CC4808"/>
    <w:rsid w:val="00CC4D56"/>
    <w:rsid w:val="00CC4F29"/>
    <w:rsid w:val="00CC6233"/>
    <w:rsid w:val="00CC7714"/>
    <w:rsid w:val="00CC7BA3"/>
    <w:rsid w:val="00CC7F5A"/>
    <w:rsid w:val="00CD02D1"/>
    <w:rsid w:val="00CD04E8"/>
    <w:rsid w:val="00CD05E9"/>
    <w:rsid w:val="00CD0BA9"/>
    <w:rsid w:val="00CD1FB9"/>
    <w:rsid w:val="00CD28F0"/>
    <w:rsid w:val="00CD37B7"/>
    <w:rsid w:val="00CD4515"/>
    <w:rsid w:val="00CD4B27"/>
    <w:rsid w:val="00CD55B1"/>
    <w:rsid w:val="00CD5712"/>
    <w:rsid w:val="00CD61DA"/>
    <w:rsid w:val="00CD7419"/>
    <w:rsid w:val="00CDD81A"/>
    <w:rsid w:val="00CE0EBD"/>
    <w:rsid w:val="00CE1133"/>
    <w:rsid w:val="00CE1528"/>
    <w:rsid w:val="00CE20C0"/>
    <w:rsid w:val="00CE3ABC"/>
    <w:rsid w:val="00CE40C9"/>
    <w:rsid w:val="00CE506A"/>
    <w:rsid w:val="00CE5433"/>
    <w:rsid w:val="00CE5D7B"/>
    <w:rsid w:val="00CE6013"/>
    <w:rsid w:val="00CE607B"/>
    <w:rsid w:val="00CE6872"/>
    <w:rsid w:val="00CE6A19"/>
    <w:rsid w:val="00CE71EF"/>
    <w:rsid w:val="00CE77AC"/>
    <w:rsid w:val="00CE79BF"/>
    <w:rsid w:val="00CF02EC"/>
    <w:rsid w:val="00CF036D"/>
    <w:rsid w:val="00CF0543"/>
    <w:rsid w:val="00CF08AE"/>
    <w:rsid w:val="00CF0F16"/>
    <w:rsid w:val="00CF1181"/>
    <w:rsid w:val="00CF24A6"/>
    <w:rsid w:val="00CF2577"/>
    <w:rsid w:val="00CF2EA5"/>
    <w:rsid w:val="00CF3615"/>
    <w:rsid w:val="00CF3C98"/>
    <w:rsid w:val="00CF42F2"/>
    <w:rsid w:val="00CF477C"/>
    <w:rsid w:val="00CF4966"/>
    <w:rsid w:val="00CF55D8"/>
    <w:rsid w:val="00CF5901"/>
    <w:rsid w:val="00CF5F37"/>
    <w:rsid w:val="00CF61A4"/>
    <w:rsid w:val="00CF6B9A"/>
    <w:rsid w:val="00CF72C1"/>
    <w:rsid w:val="00CF7450"/>
    <w:rsid w:val="00CF7A12"/>
    <w:rsid w:val="00CF7B1F"/>
    <w:rsid w:val="00CF7D78"/>
    <w:rsid w:val="00D00665"/>
    <w:rsid w:val="00D01497"/>
    <w:rsid w:val="00D01947"/>
    <w:rsid w:val="00D022F1"/>
    <w:rsid w:val="00D02B2E"/>
    <w:rsid w:val="00D02B95"/>
    <w:rsid w:val="00D02DF7"/>
    <w:rsid w:val="00D03516"/>
    <w:rsid w:val="00D037B9"/>
    <w:rsid w:val="00D03D78"/>
    <w:rsid w:val="00D03F2D"/>
    <w:rsid w:val="00D04822"/>
    <w:rsid w:val="00D048C3"/>
    <w:rsid w:val="00D049B9"/>
    <w:rsid w:val="00D0599B"/>
    <w:rsid w:val="00D06C03"/>
    <w:rsid w:val="00D07426"/>
    <w:rsid w:val="00D07991"/>
    <w:rsid w:val="00D07EB6"/>
    <w:rsid w:val="00D102CD"/>
    <w:rsid w:val="00D10EE2"/>
    <w:rsid w:val="00D11E7F"/>
    <w:rsid w:val="00D11F5E"/>
    <w:rsid w:val="00D12897"/>
    <w:rsid w:val="00D129FD"/>
    <w:rsid w:val="00D12FD3"/>
    <w:rsid w:val="00D1320C"/>
    <w:rsid w:val="00D15C27"/>
    <w:rsid w:val="00D16374"/>
    <w:rsid w:val="00D16B33"/>
    <w:rsid w:val="00D16E9B"/>
    <w:rsid w:val="00D177D0"/>
    <w:rsid w:val="00D2006E"/>
    <w:rsid w:val="00D206C3"/>
    <w:rsid w:val="00D21554"/>
    <w:rsid w:val="00D219F9"/>
    <w:rsid w:val="00D22897"/>
    <w:rsid w:val="00D22E70"/>
    <w:rsid w:val="00D23213"/>
    <w:rsid w:val="00D23F76"/>
    <w:rsid w:val="00D24724"/>
    <w:rsid w:val="00D24731"/>
    <w:rsid w:val="00D2492E"/>
    <w:rsid w:val="00D24DF5"/>
    <w:rsid w:val="00D24F49"/>
    <w:rsid w:val="00D25907"/>
    <w:rsid w:val="00D25E8B"/>
    <w:rsid w:val="00D262DD"/>
    <w:rsid w:val="00D271FF"/>
    <w:rsid w:val="00D27209"/>
    <w:rsid w:val="00D27367"/>
    <w:rsid w:val="00D273EF"/>
    <w:rsid w:val="00D2765A"/>
    <w:rsid w:val="00D30417"/>
    <w:rsid w:val="00D3079A"/>
    <w:rsid w:val="00D308C0"/>
    <w:rsid w:val="00D30B5E"/>
    <w:rsid w:val="00D30D76"/>
    <w:rsid w:val="00D314CC"/>
    <w:rsid w:val="00D316ED"/>
    <w:rsid w:val="00D32EC8"/>
    <w:rsid w:val="00D33CDB"/>
    <w:rsid w:val="00D34433"/>
    <w:rsid w:val="00D34476"/>
    <w:rsid w:val="00D34C0A"/>
    <w:rsid w:val="00D35698"/>
    <w:rsid w:val="00D3718F"/>
    <w:rsid w:val="00D40116"/>
    <w:rsid w:val="00D41668"/>
    <w:rsid w:val="00D41D1C"/>
    <w:rsid w:val="00D424A8"/>
    <w:rsid w:val="00D430E2"/>
    <w:rsid w:val="00D435BB"/>
    <w:rsid w:val="00D4392C"/>
    <w:rsid w:val="00D4535A"/>
    <w:rsid w:val="00D4573A"/>
    <w:rsid w:val="00D45B94"/>
    <w:rsid w:val="00D45BC9"/>
    <w:rsid w:val="00D4690C"/>
    <w:rsid w:val="00D47A7A"/>
    <w:rsid w:val="00D47EF8"/>
    <w:rsid w:val="00D50BE5"/>
    <w:rsid w:val="00D51EC6"/>
    <w:rsid w:val="00D53820"/>
    <w:rsid w:val="00D54197"/>
    <w:rsid w:val="00D55982"/>
    <w:rsid w:val="00D56751"/>
    <w:rsid w:val="00D57E9D"/>
    <w:rsid w:val="00D600EE"/>
    <w:rsid w:val="00D60968"/>
    <w:rsid w:val="00D61210"/>
    <w:rsid w:val="00D62FDA"/>
    <w:rsid w:val="00D63627"/>
    <w:rsid w:val="00D64FD5"/>
    <w:rsid w:val="00D655DF"/>
    <w:rsid w:val="00D65904"/>
    <w:rsid w:val="00D6610C"/>
    <w:rsid w:val="00D6637F"/>
    <w:rsid w:val="00D66B6C"/>
    <w:rsid w:val="00D67024"/>
    <w:rsid w:val="00D67668"/>
    <w:rsid w:val="00D70C41"/>
    <w:rsid w:val="00D71089"/>
    <w:rsid w:val="00D72335"/>
    <w:rsid w:val="00D72AA8"/>
    <w:rsid w:val="00D74426"/>
    <w:rsid w:val="00D74BF2"/>
    <w:rsid w:val="00D75222"/>
    <w:rsid w:val="00D75AAE"/>
    <w:rsid w:val="00D761F2"/>
    <w:rsid w:val="00D769C5"/>
    <w:rsid w:val="00D77C93"/>
    <w:rsid w:val="00D77EB6"/>
    <w:rsid w:val="00D815FA"/>
    <w:rsid w:val="00D822F7"/>
    <w:rsid w:val="00D83058"/>
    <w:rsid w:val="00D835FD"/>
    <w:rsid w:val="00D84389"/>
    <w:rsid w:val="00D84562"/>
    <w:rsid w:val="00D845FF"/>
    <w:rsid w:val="00D84EA5"/>
    <w:rsid w:val="00D85032"/>
    <w:rsid w:val="00D85890"/>
    <w:rsid w:val="00D86757"/>
    <w:rsid w:val="00D873BC"/>
    <w:rsid w:val="00D8757F"/>
    <w:rsid w:val="00D8759F"/>
    <w:rsid w:val="00D90CF1"/>
    <w:rsid w:val="00D91D2F"/>
    <w:rsid w:val="00D9278E"/>
    <w:rsid w:val="00D92B49"/>
    <w:rsid w:val="00D92EB6"/>
    <w:rsid w:val="00D93655"/>
    <w:rsid w:val="00D93B26"/>
    <w:rsid w:val="00D93E73"/>
    <w:rsid w:val="00D959FE"/>
    <w:rsid w:val="00D97D06"/>
    <w:rsid w:val="00D97F90"/>
    <w:rsid w:val="00DA074A"/>
    <w:rsid w:val="00DA1662"/>
    <w:rsid w:val="00DA37BD"/>
    <w:rsid w:val="00DA3A78"/>
    <w:rsid w:val="00DA3E5C"/>
    <w:rsid w:val="00DA442F"/>
    <w:rsid w:val="00DA4783"/>
    <w:rsid w:val="00DA478F"/>
    <w:rsid w:val="00DA5773"/>
    <w:rsid w:val="00DA5831"/>
    <w:rsid w:val="00DA6004"/>
    <w:rsid w:val="00DA6343"/>
    <w:rsid w:val="00DA75CB"/>
    <w:rsid w:val="00DA77F8"/>
    <w:rsid w:val="00DA79A5"/>
    <w:rsid w:val="00DB1829"/>
    <w:rsid w:val="00DB1877"/>
    <w:rsid w:val="00DB25B4"/>
    <w:rsid w:val="00DB2B8A"/>
    <w:rsid w:val="00DB3069"/>
    <w:rsid w:val="00DB4B33"/>
    <w:rsid w:val="00DB6CC7"/>
    <w:rsid w:val="00DB7032"/>
    <w:rsid w:val="00DB7E16"/>
    <w:rsid w:val="00DC079F"/>
    <w:rsid w:val="00DC1ABD"/>
    <w:rsid w:val="00DC1FAA"/>
    <w:rsid w:val="00DC28EB"/>
    <w:rsid w:val="00DC3096"/>
    <w:rsid w:val="00DC3F61"/>
    <w:rsid w:val="00DC54A4"/>
    <w:rsid w:val="00DC577B"/>
    <w:rsid w:val="00DC63F8"/>
    <w:rsid w:val="00DC7923"/>
    <w:rsid w:val="00DD0040"/>
    <w:rsid w:val="00DD0112"/>
    <w:rsid w:val="00DD0E5F"/>
    <w:rsid w:val="00DD13DC"/>
    <w:rsid w:val="00DD2A28"/>
    <w:rsid w:val="00DD3147"/>
    <w:rsid w:val="00DD5C84"/>
    <w:rsid w:val="00DD5DEF"/>
    <w:rsid w:val="00DD75FD"/>
    <w:rsid w:val="00DD7615"/>
    <w:rsid w:val="00DE00DD"/>
    <w:rsid w:val="00DE04B3"/>
    <w:rsid w:val="00DE0A4B"/>
    <w:rsid w:val="00DE0B98"/>
    <w:rsid w:val="00DE2387"/>
    <w:rsid w:val="00DE260C"/>
    <w:rsid w:val="00DE28D4"/>
    <w:rsid w:val="00DE2EF4"/>
    <w:rsid w:val="00DE330A"/>
    <w:rsid w:val="00DE33B9"/>
    <w:rsid w:val="00DE4487"/>
    <w:rsid w:val="00DE488B"/>
    <w:rsid w:val="00DE55DF"/>
    <w:rsid w:val="00DE55F7"/>
    <w:rsid w:val="00DE58B2"/>
    <w:rsid w:val="00DE59B0"/>
    <w:rsid w:val="00DE5CF7"/>
    <w:rsid w:val="00DE5F5C"/>
    <w:rsid w:val="00DE6B89"/>
    <w:rsid w:val="00DF062A"/>
    <w:rsid w:val="00DF0B15"/>
    <w:rsid w:val="00DF2461"/>
    <w:rsid w:val="00DF3922"/>
    <w:rsid w:val="00DF3A6E"/>
    <w:rsid w:val="00DF3B1A"/>
    <w:rsid w:val="00DF412B"/>
    <w:rsid w:val="00DF4482"/>
    <w:rsid w:val="00DF5545"/>
    <w:rsid w:val="00DF6028"/>
    <w:rsid w:val="00DF6AE9"/>
    <w:rsid w:val="00DF6DDB"/>
    <w:rsid w:val="00E00225"/>
    <w:rsid w:val="00E00906"/>
    <w:rsid w:val="00E009EB"/>
    <w:rsid w:val="00E00ACA"/>
    <w:rsid w:val="00E00BAD"/>
    <w:rsid w:val="00E01442"/>
    <w:rsid w:val="00E01750"/>
    <w:rsid w:val="00E02104"/>
    <w:rsid w:val="00E02751"/>
    <w:rsid w:val="00E038D3"/>
    <w:rsid w:val="00E0562F"/>
    <w:rsid w:val="00E0619A"/>
    <w:rsid w:val="00E066D6"/>
    <w:rsid w:val="00E06B07"/>
    <w:rsid w:val="00E06CBC"/>
    <w:rsid w:val="00E07614"/>
    <w:rsid w:val="00E07A89"/>
    <w:rsid w:val="00E10682"/>
    <w:rsid w:val="00E1114B"/>
    <w:rsid w:val="00E1181C"/>
    <w:rsid w:val="00E11EE6"/>
    <w:rsid w:val="00E1220D"/>
    <w:rsid w:val="00E126E1"/>
    <w:rsid w:val="00E12F16"/>
    <w:rsid w:val="00E14339"/>
    <w:rsid w:val="00E14CA4"/>
    <w:rsid w:val="00E14FCD"/>
    <w:rsid w:val="00E1563D"/>
    <w:rsid w:val="00E16953"/>
    <w:rsid w:val="00E16DD9"/>
    <w:rsid w:val="00E170EC"/>
    <w:rsid w:val="00E17140"/>
    <w:rsid w:val="00E177CB"/>
    <w:rsid w:val="00E2023E"/>
    <w:rsid w:val="00E21AFA"/>
    <w:rsid w:val="00E21AFF"/>
    <w:rsid w:val="00E21C36"/>
    <w:rsid w:val="00E220A3"/>
    <w:rsid w:val="00E225E9"/>
    <w:rsid w:val="00E234B9"/>
    <w:rsid w:val="00E23A5A"/>
    <w:rsid w:val="00E23F3B"/>
    <w:rsid w:val="00E243D6"/>
    <w:rsid w:val="00E24869"/>
    <w:rsid w:val="00E24D5F"/>
    <w:rsid w:val="00E24D7E"/>
    <w:rsid w:val="00E257E9"/>
    <w:rsid w:val="00E25E61"/>
    <w:rsid w:val="00E26A3D"/>
    <w:rsid w:val="00E26FDA"/>
    <w:rsid w:val="00E27773"/>
    <w:rsid w:val="00E27B7A"/>
    <w:rsid w:val="00E27FD7"/>
    <w:rsid w:val="00E30133"/>
    <w:rsid w:val="00E310AD"/>
    <w:rsid w:val="00E322A2"/>
    <w:rsid w:val="00E323B6"/>
    <w:rsid w:val="00E32552"/>
    <w:rsid w:val="00E32637"/>
    <w:rsid w:val="00E32901"/>
    <w:rsid w:val="00E32C9C"/>
    <w:rsid w:val="00E32FA7"/>
    <w:rsid w:val="00E330E6"/>
    <w:rsid w:val="00E332CA"/>
    <w:rsid w:val="00E33416"/>
    <w:rsid w:val="00E335CC"/>
    <w:rsid w:val="00E33B15"/>
    <w:rsid w:val="00E33D93"/>
    <w:rsid w:val="00E33F65"/>
    <w:rsid w:val="00E352BD"/>
    <w:rsid w:val="00E36F04"/>
    <w:rsid w:val="00E37F1A"/>
    <w:rsid w:val="00E37F1C"/>
    <w:rsid w:val="00E4055C"/>
    <w:rsid w:val="00E41202"/>
    <w:rsid w:val="00E417EB"/>
    <w:rsid w:val="00E41981"/>
    <w:rsid w:val="00E41C71"/>
    <w:rsid w:val="00E4234C"/>
    <w:rsid w:val="00E42974"/>
    <w:rsid w:val="00E429FF"/>
    <w:rsid w:val="00E42A4E"/>
    <w:rsid w:val="00E42ADE"/>
    <w:rsid w:val="00E43423"/>
    <w:rsid w:val="00E43C3C"/>
    <w:rsid w:val="00E446B6"/>
    <w:rsid w:val="00E476C4"/>
    <w:rsid w:val="00E47830"/>
    <w:rsid w:val="00E47D07"/>
    <w:rsid w:val="00E500D4"/>
    <w:rsid w:val="00E50E09"/>
    <w:rsid w:val="00E53E36"/>
    <w:rsid w:val="00E53F24"/>
    <w:rsid w:val="00E547DD"/>
    <w:rsid w:val="00E5540C"/>
    <w:rsid w:val="00E5579A"/>
    <w:rsid w:val="00E55B2C"/>
    <w:rsid w:val="00E55DC8"/>
    <w:rsid w:val="00E56500"/>
    <w:rsid w:val="00E56878"/>
    <w:rsid w:val="00E57B5E"/>
    <w:rsid w:val="00E601D0"/>
    <w:rsid w:val="00E603E3"/>
    <w:rsid w:val="00E604F8"/>
    <w:rsid w:val="00E6058F"/>
    <w:rsid w:val="00E605E7"/>
    <w:rsid w:val="00E60893"/>
    <w:rsid w:val="00E60FC4"/>
    <w:rsid w:val="00E618B7"/>
    <w:rsid w:val="00E619BE"/>
    <w:rsid w:val="00E626F0"/>
    <w:rsid w:val="00E627F7"/>
    <w:rsid w:val="00E62E5B"/>
    <w:rsid w:val="00E63347"/>
    <w:rsid w:val="00E6367B"/>
    <w:rsid w:val="00E63B4F"/>
    <w:rsid w:val="00E64356"/>
    <w:rsid w:val="00E64A64"/>
    <w:rsid w:val="00E64DEE"/>
    <w:rsid w:val="00E64FE2"/>
    <w:rsid w:val="00E654CB"/>
    <w:rsid w:val="00E65A63"/>
    <w:rsid w:val="00E65AE6"/>
    <w:rsid w:val="00E65AFC"/>
    <w:rsid w:val="00E67B66"/>
    <w:rsid w:val="00E7048E"/>
    <w:rsid w:val="00E70759"/>
    <w:rsid w:val="00E71667"/>
    <w:rsid w:val="00E727EB"/>
    <w:rsid w:val="00E728FB"/>
    <w:rsid w:val="00E72EC7"/>
    <w:rsid w:val="00E73204"/>
    <w:rsid w:val="00E739BE"/>
    <w:rsid w:val="00E7407B"/>
    <w:rsid w:val="00E749BD"/>
    <w:rsid w:val="00E76257"/>
    <w:rsid w:val="00E7782F"/>
    <w:rsid w:val="00E81B91"/>
    <w:rsid w:val="00E81D41"/>
    <w:rsid w:val="00E82240"/>
    <w:rsid w:val="00E837F8"/>
    <w:rsid w:val="00E841EA"/>
    <w:rsid w:val="00E855CC"/>
    <w:rsid w:val="00E85D90"/>
    <w:rsid w:val="00E86104"/>
    <w:rsid w:val="00E86637"/>
    <w:rsid w:val="00E876B8"/>
    <w:rsid w:val="00E87A1E"/>
    <w:rsid w:val="00E87FB7"/>
    <w:rsid w:val="00E902F8"/>
    <w:rsid w:val="00E91F70"/>
    <w:rsid w:val="00E92516"/>
    <w:rsid w:val="00E92BD2"/>
    <w:rsid w:val="00E92E56"/>
    <w:rsid w:val="00E93851"/>
    <w:rsid w:val="00E959B6"/>
    <w:rsid w:val="00E962BD"/>
    <w:rsid w:val="00E96F17"/>
    <w:rsid w:val="00E978D0"/>
    <w:rsid w:val="00EA0775"/>
    <w:rsid w:val="00EA089C"/>
    <w:rsid w:val="00EA0CBD"/>
    <w:rsid w:val="00EA2BE4"/>
    <w:rsid w:val="00EA4251"/>
    <w:rsid w:val="00EA5052"/>
    <w:rsid w:val="00EA513B"/>
    <w:rsid w:val="00EA533D"/>
    <w:rsid w:val="00EA64E7"/>
    <w:rsid w:val="00EA66E1"/>
    <w:rsid w:val="00EA77E6"/>
    <w:rsid w:val="00EA7CB1"/>
    <w:rsid w:val="00EB0B3A"/>
    <w:rsid w:val="00EB1F1D"/>
    <w:rsid w:val="00EB2C60"/>
    <w:rsid w:val="00EB2D57"/>
    <w:rsid w:val="00EB31B7"/>
    <w:rsid w:val="00EB43B5"/>
    <w:rsid w:val="00EB487E"/>
    <w:rsid w:val="00EB5700"/>
    <w:rsid w:val="00EB6A34"/>
    <w:rsid w:val="00EB79E6"/>
    <w:rsid w:val="00EB7AC7"/>
    <w:rsid w:val="00EC0022"/>
    <w:rsid w:val="00EC0174"/>
    <w:rsid w:val="00EC1249"/>
    <w:rsid w:val="00EC1B78"/>
    <w:rsid w:val="00EC346D"/>
    <w:rsid w:val="00EC457C"/>
    <w:rsid w:val="00EC46F7"/>
    <w:rsid w:val="00EC4A92"/>
    <w:rsid w:val="00EC5023"/>
    <w:rsid w:val="00EC5454"/>
    <w:rsid w:val="00EC5BD3"/>
    <w:rsid w:val="00EC6FB7"/>
    <w:rsid w:val="00EC7337"/>
    <w:rsid w:val="00EC73DD"/>
    <w:rsid w:val="00ED0690"/>
    <w:rsid w:val="00ED0758"/>
    <w:rsid w:val="00ED1B68"/>
    <w:rsid w:val="00ED1C4E"/>
    <w:rsid w:val="00ED2211"/>
    <w:rsid w:val="00ED2989"/>
    <w:rsid w:val="00ED39FE"/>
    <w:rsid w:val="00ED41B8"/>
    <w:rsid w:val="00ED422C"/>
    <w:rsid w:val="00ED434E"/>
    <w:rsid w:val="00ED4420"/>
    <w:rsid w:val="00ED4BF2"/>
    <w:rsid w:val="00ED4F83"/>
    <w:rsid w:val="00ED56E5"/>
    <w:rsid w:val="00ED6BB2"/>
    <w:rsid w:val="00ED6FE7"/>
    <w:rsid w:val="00ED7312"/>
    <w:rsid w:val="00ED7439"/>
    <w:rsid w:val="00ED7631"/>
    <w:rsid w:val="00EE02CB"/>
    <w:rsid w:val="00EE061E"/>
    <w:rsid w:val="00EE063C"/>
    <w:rsid w:val="00EE06A7"/>
    <w:rsid w:val="00EE0B92"/>
    <w:rsid w:val="00EE176C"/>
    <w:rsid w:val="00EE3947"/>
    <w:rsid w:val="00EE42FB"/>
    <w:rsid w:val="00EE4A14"/>
    <w:rsid w:val="00EE4A7E"/>
    <w:rsid w:val="00EE4C1D"/>
    <w:rsid w:val="00EE5765"/>
    <w:rsid w:val="00EE6126"/>
    <w:rsid w:val="00EE680F"/>
    <w:rsid w:val="00EE69C0"/>
    <w:rsid w:val="00EE75D6"/>
    <w:rsid w:val="00EE7865"/>
    <w:rsid w:val="00EF0756"/>
    <w:rsid w:val="00EF0761"/>
    <w:rsid w:val="00EF07F6"/>
    <w:rsid w:val="00EF0BDE"/>
    <w:rsid w:val="00EF1385"/>
    <w:rsid w:val="00EF29DF"/>
    <w:rsid w:val="00EF2A1B"/>
    <w:rsid w:val="00EF409D"/>
    <w:rsid w:val="00EF4770"/>
    <w:rsid w:val="00EF49D5"/>
    <w:rsid w:val="00EF4C2E"/>
    <w:rsid w:val="00EF5B2B"/>
    <w:rsid w:val="00EF5DAA"/>
    <w:rsid w:val="00EF64B7"/>
    <w:rsid w:val="00EF6D7F"/>
    <w:rsid w:val="00F002EB"/>
    <w:rsid w:val="00F00391"/>
    <w:rsid w:val="00F00B92"/>
    <w:rsid w:val="00F0218B"/>
    <w:rsid w:val="00F022AF"/>
    <w:rsid w:val="00F037A2"/>
    <w:rsid w:val="00F041D8"/>
    <w:rsid w:val="00F0547C"/>
    <w:rsid w:val="00F05EAD"/>
    <w:rsid w:val="00F06C70"/>
    <w:rsid w:val="00F06CF5"/>
    <w:rsid w:val="00F06DD4"/>
    <w:rsid w:val="00F06DFA"/>
    <w:rsid w:val="00F07745"/>
    <w:rsid w:val="00F102BF"/>
    <w:rsid w:val="00F11322"/>
    <w:rsid w:val="00F11674"/>
    <w:rsid w:val="00F11A07"/>
    <w:rsid w:val="00F11C24"/>
    <w:rsid w:val="00F1226A"/>
    <w:rsid w:val="00F1240C"/>
    <w:rsid w:val="00F12548"/>
    <w:rsid w:val="00F127D0"/>
    <w:rsid w:val="00F128D6"/>
    <w:rsid w:val="00F13498"/>
    <w:rsid w:val="00F13588"/>
    <w:rsid w:val="00F147B2"/>
    <w:rsid w:val="00F1483D"/>
    <w:rsid w:val="00F14A24"/>
    <w:rsid w:val="00F14A44"/>
    <w:rsid w:val="00F14BF0"/>
    <w:rsid w:val="00F1588A"/>
    <w:rsid w:val="00F16367"/>
    <w:rsid w:val="00F1754B"/>
    <w:rsid w:val="00F1754C"/>
    <w:rsid w:val="00F17B50"/>
    <w:rsid w:val="00F17ED9"/>
    <w:rsid w:val="00F2133E"/>
    <w:rsid w:val="00F22AD4"/>
    <w:rsid w:val="00F22D38"/>
    <w:rsid w:val="00F23682"/>
    <w:rsid w:val="00F2397D"/>
    <w:rsid w:val="00F23DBA"/>
    <w:rsid w:val="00F2418E"/>
    <w:rsid w:val="00F24236"/>
    <w:rsid w:val="00F242A0"/>
    <w:rsid w:val="00F24A21"/>
    <w:rsid w:val="00F24E40"/>
    <w:rsid w:val="00F253B6"/>
    <w:rsid w:val="00F25B27"/>
    <w:rsid w:val="00F25D54"/>
    <w:rsid w:val="00F26004"/>
    <w:rsid w:val="00F260F3"/>
    <w:rsid w:val="00F265BB"/>
    <w:rsid w:val="00F26604"/>
    <w:rsid w:val="00F26642"/>
    <w:rsid w:val="00F30467"/>
    <w:rsid w:val="00F30C15"/>
    <w:rsid w:val="00F325A2"/>
    <w:rsid w:val="00F331AC"/>
    <w:rsid w:val="00F34386"/>
    <w:rsid w:val="00F34406"/>
    <w:rsid w:val="00F34683"/>
    <w:rsid w:val="00F34D16"/>
    <w:rsid w:val="00F35516"/>
    <w:rsid w:val="00F3614B"/>
    <w:rsid w:val="00F363D0"/>
    <w:rsid w:val="00F363D8"/>
    <w:rsid w:val="00F36994"/>
    <w:rsid w:val="00F36AA1"/>
    <w:rsid w:val="00F36DE0"/>
    <w:rsid w:val="00F37C07"/>
    <w:rsid w:val="00F40206"/>
    <w:rsid w:val="00F40277"/>
    <w:rsid w:val="00F41184"/>
    <w:rsid w:val="00F412B2"/>
    <w:rsid w:val="00F41364"/>
    <w:rsid w:val="00F413B4"/>
    <w:rsid w:val="00F4185F"/>
    <w:rsid w:val="00F418EF"/>
    <w:rsid w:val="00F42368"/>
    <w:rsid w:val="00F43D36"/>
    <w:rsid w:val="00F44C13"/>
    <w:rsid w:val="00F46483"/>
    <w:rsid w:val="00F46A40"/>
    <w:rsid w:val="00F47326"/>
    <w:rsid w:val="00F47455"/>
    <w:rsid w:val="00F5000B"/>
    <w:rsid w:val="00F50269"/>
    <w:rsid w:val="00F5050E"/>
    <w:rsid w:val="00F50602"/>
    <w:rsid w:val="00F50B77"/>
    <w:rsid w:val="00F50E94"/>
    <w:rsid w:val="00F51AF2"/>
    <w:rsid w:val="00F51B54"/>
    <w:rsid w:val="00F51DF2"/>
    <w:rsid w:val="00F51F7A"/>
    <w:rsid w:val="00F521BF"/>
    <w:rsid w:val="00F52251"/>
    <w:rsid w:val="00F524F1"/>
    <w:rsid w:val="00F526AB"/>
    <w:rsid w:val="00F5273B"/>
    <w:rsid w:val="00F53829"/>
    <w:rsid w:val="00F545AF"/>
    <w:rsid w:val="00F55A5B"/>
    <w:rsid w:val="00F55DBA"/>
    <w:rsid w:val="00F5774B"/>
    <w:rsid w:val="00F579C5"/>
    <w:rsid w:val="00F6118B"/>
    <w:rsid w:val="00F613CC"/>
    <w:rsid w:val="00F6182F"/>
    <w:rsid w:val="00F61864"/>
    <w:rsid w:val="00F62B68"/>
    <w:rsid w:val="00F62BED"/>
    <w:rsid w:val="00F63D59"/>
    <w:rsid w:val="00F63DB8"/>
    <w:rsid w:val="00F64973"/>
    <w:rsid w:val="00F64E9A"/>
    <w:rsid w:val="00F6624D"/>
    <w:rsid w:val="00F665B7"/>
    <w:rsid w:val="00F666B1"/>
    <w:rsid w:val="00F67B5C"/>
    <w:rsid w:val="00F70D13"/>
    <w:rsid w:val="00F719D0"/>
    <w:rsid w:val="00F71CF5"/>
    <w:rsid w:val="00F71F2B"/>
    <w:rsid w:val="00F72E56"/>
    <w:rsid w:val="00F73106"/>
    <w:rsid w:val="00F73174"/>
    <w:rsid w:val="00F7317F"/>
    <w:rsid w:val="00F74DFC"/>
    <w:rsid w:val="00F75763"/>
    <w:rsid w:val="00F757E4"/>
    <w:rsid w:val="00F768BE"/>
    <w:rsid w:val="00F775AF"/>
    <w:rsid w:val="00F8031F"/>
    <w:rsid w:val="00F81700"/>
    <w:rsid w:val="00F81A39"/>
    <w:rsid w:val="00F82B97"/>
    <w:rsid w:val="00F83405"/>
    <w:rsid w:val="00F83D56"/>
    <w:rsid w:val="00F843AB"/>
    <w:rsid w:val="00F8465B"/>
    <w:rsid w:val="00F84A4A"/>
    <w:rsid w:val="00F85252"/>
    <w:rsid w:val="00F856E0"/>
    <w:rsid w:val="00F860B5"/>
    <w:rsid w:val="00F861B1"/>
    <w:rsid w:val="00F861C0"/>
    <w:rsid w:val="00F865ED"/>
    <w:rsid w:val="00F8665C"/>
    <w:rsid w:val="00F8689B"/>
    <w:rsid w:val="00F86B46"/>
    <w:rsid w:val="00F86FDD"/>
    <w:rsid w:val="00F87457"/>
    <w:rsid w:val="00F907B3"/>
    <w:rsid w:val="00F90AF8"/>
    <w:rsid w:val="00F915EC"/>
    <w:rsid w:val="00F9176B"/>
    <w:rsid w:val="00F91E22"/>
    <w:rsid w:val="00F91F0E"/>
    <w:rsid w:val="00F92473"/>
    <w:rsid w:val="00F92A20"/>
    <w:rsid w:val="00F92CB7"/>
    <w:rsid w:val="00F92D8B"/>
    <w:rsid w:val="00F93EA5"/>
    <w:rsid w:val="00F940C5"/>
    <w:rsid w:val="00F94232"/>
    <w:rsid w:val="00F94961"/>
    <w:rsid w:val="00F9581C"/>
    <w:rsid w:val="00F95D28"/>
    <w:rsid w:val="00F962EA"/>
    <w:rsid w:val="00F96468"/>
    <w:rsid w:val="00F977F9"/>
    <w:rsid w:val="00F97B59"/>
    <w:rsid w:val="00FA0216"/>
    <w:rsid w:val="00FA0B78"/>
    <w:rsid w:val="00FA0C94"/>
    <w:rsid w:val="00FA0D27"/>
    <w:rsid w:val="00FA15AE"/>
    <w:rsid w:val="00FA4038"/>
    <w:rsid w:val="00FA4DAB"/>
    <w:rsid w:val="00FA5F1E"/>
    <w:rsid w:val="00FA6201"/>
    <w:rsid w:val="00FA6BDC"/>
    <w:rsid w:val="00FA746B"/>
    <w:rsid w:val="00FB0616"/>
    <w:rsid w:val="00FB070A"/>
    <w:rsid w:val="00FB0737"/>
    <w:rsid w:val="00FB092B"/>
    <w:rsid w:val="00FB11F8"/>
    <w:rsid w:val="00FB183A"/>
    <w:rsid w:val="00FB229F"/>
    <w:rsid w:val="00FB2CA7"/>
    <w:rsid w:val="00FB2EFF"/>
    <w:rsid w:val="00FB315A"/>
    <w:rsid w:val="00FB3326"/>
    <w:rsid w:val="00FB3437"/>
    <w:rsid w:val="00FB3E63"/>
    <w:rsid w:val="00FB4D91"/>
    <w:rsid w:val="00FB5DE7"/>
    <w:rsid w:val="00FB5EAD"/>
    <w:rsid w:val="00FB63E5"/>
    <w:rsid w:val="00FB6D0B"/>
    <w:rsid w:val="00FC04AF"/>
    <w:rsid w:val="00FC0795"/>
    <w:rsid w:val="00FC09AB"/>
    <w:rsid w:val="00FC14F8"/>
    <w:rsid w:val="00FC1969"/>
    <w:rsid w:val="00FC20EC"/>
    <w:rsid w:val="00FC298D"/>
    <w:rsid w:val="00FC2CF5"/>
    <w:rsid w:val="00FC30DB"/>
    <w:rsid w:val="00FC3A0C"/>
    <w:rsid w:val="00FC4B85"/>
    <w:rsid w:val="00FC56DC"/>
    <w:rsid w:val="00FC5F4B"/>
    <w:rsid w:val="00FC68D2"/>
    <w:rsid w:val="00FC74C0"/>
    <w:rsid w:val="00FC7AD9"/>
    <w:rsid w:val="00FD0643"/>
    <w:rsid w:val="00FD15E1"/>
    <w:rsid w:val="00FD19F5"/>
    <w:rsid w:val="00FD1A7B"/>
    <w:rsid w:val="00FD3256"/>
    <w:rsid w:val="00FD401F"/>
    <w:rsid w:val="00FD4480"/>
    <w:rsid w:val="00FD515F"/>
    <w:rsid w:val="00FD5BFD"/>
    <w:rsid w:val="00FD6DFC"/>
    <w:rsid w:val="00FD7025"/>
    <w:rsid w:val="00FD70AE"/>
    <w:rsid w:val="00FD7110"/>
    <w:rsid w:val="00FE0586"/>
    <w:rsid w:val="00FE1B6A"/>
    <w:rsid w:val="00FE2349"/>
    <w:rsid w:val="00FE25B1"/>
    <w:rsid w:val="00FE267A"/>
    <w:rsid w:val="00FE3409"/>
    <w:rsid w:val="00FE43A7"/>
    <w:rsid w:val="00FE4B4C"/>
    <w:rsid w:val="00FE5375"/>
    <w:rsid w:val="00FE5DDA"/>
    <w:rsid w:val="00FE5DFF"/>
    <w:rsid w:val="00FE6F0B"/>
    <w:rsid w:val="00FE7CA1"/>
    <w:rsid w:val="00FE7F2D"/>
    <w:rsid w:val="00FF008A"/>
    <w:rsid w:val="00FF0266"/>
    <w:rsid w:val="00FF02AB"/>
    <w:rsid w:val="00FF056D"/>
    <w:rsid w:val="00FF0F29"/>
    <w:rsid w:val="00FF183A"/>
    <w:rsid w:val="00FF279B"/>
    <w:rsid w:val="00FF3239"/>
    <w:rsid w:val="00FF40D2"/>
    <w:rsid w:val="00FF4CFD"/>
    <w:rsid w:val="00FF56A9"/>
    <w:rsid w:val="00FF5A67"/>
    <w:rsid w:val="00FF5A70"/>
    <w:rsid w:val="00FF61D3"/>
    <w:rsid w:val="00FF6602"/>
    <w:rsid w:val="00FF68AB"/>
    <w:rsid w:val="00FF6A41"/>
    <w:rsid w:val="00FF76B7"/>
    <w:rsid w:val="00FF7D83"/>
    <w:rsid w:val="01850D85"/>
    <w:rsid w:val="0269A87B"/>
    <w:rsid w:val="03DE6FA7"/>
    <w:rsid w:val="05736861"/>
    <w:rsid w:val="077AA8E3"/>
    <w:rsid w:val="0869741E"/>
    <w:rsid w:val="0AC849D9"/>
    <w:rsid w:val="0ACBB783"/>
    <w:rsid w:val="11C837D1"/>
    <w:rsid w:val="166AFE68"/>
    <w:rsid w:val="17C3C747"/>
    <w:rsid w:val="2621ED34"/>
    <w:rsid w:val="26D99F41"/>
    <w:rsid w:val="28AD0E07"/>
    <w:rsid w:val="2AFF499E"/>
    <w:rsid w:val="2B76B857"/>
    <w:rsid w:val="2D1F5A71"/>
    <w:rsid w:val="36A6DBA0"/>
    <w:rsid w:val="389F9C5D"/>
    <w:rsid w:val="3978E267"/>
    <w:rsid w:val="3A8488A4"/>
    <w:rsid w:val="3D777505"/>
    <w:rsid w:val="40398A63"/>
    <w:rsid w:val="436A9F60"/>
    <w:rsid w:val="447F5A55"/>
    <w:rsid w:val="480B0AB5"/>
    <w:rsid w:val="5116F4A8"/>
    <w:rsid w:val="52B97C2C"/>
    <w:rsid w:val="53F8AAB2"/>
    <w:rsid w:val="557CF34B"/>
    <w:rsid w:val="5E2455FB"/>
    <w:rsid w:val="62D78D7C"/>
    <w:rsid w:val="660F2E3E"/>
    <w:rsid w:val="66B55767"/>
    <w:rsid w:val="6B322114"/>
    <w:rsid w:val="6BEDB03C"/>
    <w:rsid w:val="6D1F3CC4"/>
    <w:rsid w:val="6DCEDDA9"/>
    <w:rsid w:val="6EDB1B3F"/>
    <w:rsid w:val="71C68855"/>
    <w:rsid w:val="75ADE5A8"/>
    <w:rsid w:val="7639F5F4"/>
    <w:rsid w:val="7AAB217E"/>
    <w:rsid w:val="7B2362CD"/>
    <w:rsid w:val="7B2CC941"/>
    <w:rsid w:val="7BC2EC47"/>
    <w:rsid w:val="7E4618CD"/>
    <w:rsid w:val="7F55F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9C56"/>
  <w15:chartTrackingRefBased/>
  <w15:docId w15:val="{93655CB1-487B-452A-918F-1BEF71043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E9"/>
  </w:style>
  <w:style w:type="paragraph" w:styleId="Heading1">
    <w:name w:val="heading 1"/>
    <w:basedOn w:val="Normal"/>
    <w:next w:val="Normal"/>
    <w:link w:val="Heading1Char"/>
    <w:qFormat/>
    <w:rsid w:val="00751715"/>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1743B5"/>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743B5"/>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5906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470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sid w:val="007517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43B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185813"/>
    <w:rPr>
      <w:sz w:val="16"/>
      <w:szCs w:val="16"/>
    </w:rPr>
  </w:style>
  <w:style w:type="paragraph" w:styleId="CommentText">
    <w:name w:val="annotation text"/>
    <w:basedOn w:val="Normal"/>
    <w:link w:val="CommentTextChar"/>
    <w:uiPriority w:val="99"/>
    <w:unhideWhenUsed/>
    <w:rsid w:val="00185813"/>
    <w:pPr>
      <w:spacing w:line="240" w:lineRule="auto"/>
    </w:pPr>
    <w:rPr>
      <w:sz w:val="20"/>
      <w:szCs w:val="20"/>
    </w:rPr>
  </w:style>
  <w:style w:type="character" w:customStyle="1" w:styleId="CommentTextChar">
    <w:name w:val="Comment Text Char"/>
    <w:basedOn w:val="DefaultParagraphFont"/>
    <w:link w:val="CommentText"/>
    <w:uiPriority w:val="99"/>
    <w:rsid w:val="00185813"/>
    <w:rPr>
      <w:sz w:val="20"/>
      <w:szCs w:val="20"/>
    </w:rPr>
  </w:style>
  <w:style w:type="paragraph" w:styleId="CommentSubject">
    <w:name w:val="annotation subject"/>
    <w:basedOn w:val="CommentText"/>
    <w:next w:val="CommentText"/>
    <w:link w:val="CommentSubjectChar"/>
    <w:uiPriority w:val="99"/>
    <w:semiHidden/>
    <w:unhideWhenUsed/>
    <w:rsid w:val="00185813"/>
    <w:rPr>
      <w:b/>
      <w:bCs/>
    </w:rPr>
  </w:style>
  <w:style w:type="character" w:customStyle="1" w:styleId="CommentSubjectChar">
    <w:name w:val="Comment Subject Char"/>
    <w:basedOn w:val="CommentTextChar"/>
    <w:link w:val="CommentSubject"/>
    <w:uiPriority w:val="99"/>
    <w:semiHidden/>
    <w:rsid w:val="00185813"/>
    <w:rPr>
      <w:b/>
      <w:bCs/>
      <w:sz w:val="20"/>
      <w:szCs w:val="20"/>
    </w:rPr>
  </w:style>
  <w:style w:type="paragraph" w:styleId="Bibliography">
    <w:name w:val="Bibliography"/>
    <w:basedOn w:val="Normal"/>
    <w:next w:val="Normal"/>
    <w:uiPriority w:val="37"/>
    <w:unhideWhenUsed/>
    <w:rsid w:val="000C3CBB"/>
    <w:pPr>
      <w:tabs>
        <w:tab w:val="left" w:pos="504"/>
      </w:tabs>
      <w:spacing w:after="0" w:line="240" w:lineRule="auto"/>
      <w:ind w:left="504" w:hanging="504"/>
    </w:pPr>
  </w:style>
  <w:style w:type="character" w:customStyle="1" w:styleId="Heading3Char">
    <w:name w:val="Heading 3 Char"/>
    <w:basedOn w:val="DefaultParagraphFont"/>
    <w:link w:val="Heading3"/>
    <w:uiPriority w:val="9"/>
    <w:rsid w:val="001743B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83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121C1"/>
    <w:pPr>
      <w:outlineLvl w:val="9"/>
    </w:pPr>
  </w:style>
  <w:style w:type="paragraph" w:styleId="TOC1">
    <w:name w:val="toc 1"/>
    <w:basedOn w:val="Normal"/>
    <w:next w:val="Normal"/>
    <w:autoRedefine/>
    <w:uiPriority w:val="39"/>
    <w:unhideWhenUsed/>
    <w:rsid w:val="006121C1"/>
    <w:pPr>
      <w:spacing w:after="100"/>
    </w:pPr>
  </w:style>
  <w:style w:type="paragraph" w:styleId="TOC2">
    <w:name w:val="toc 2"/>
    <w:basedOn w:val="Normal"/>
    <w:next w:val="Normal"/>
    <w:autoRedefine/>
    <w:uiPriority w:val="39"/>
    <w:unhideWhenUsed/>
    <w:rsid w:val="006121C1"/>
    <w:pPr>
      <w:spacing w:after="100"/>
      <w:ind w:left="220"/>
    </w:pPr>
  </w:style>
  <w:style w:type="paragraph" w:styleId="TOC3">
    <w:name w:val="toc 3"/>
    <w:basedOn w:val="Normal"/>
    <w:next w:val="Normal"/>
    <w:autoRedefine/>
    <w:uiPriority w:val="39"/>
    <w:unhideWhenUsed/>
    <w:rsid w:val="006121C1"/>
    <w:pPr>
      <w:spacing w:after="100"/>
      <w:ind w:left="440"/>
    </w:pPr>
  </w:style>
  <w:style w:type="character" w:styleId="Hyperlink">
    <w:name w:val="Hyperlink"/>
    <w:basedOn w:val="DefaultParagraphFont"/>
    <w:uiPriority w:val="99"/>
    <w:unhideWhenUsed/>
    <w:rsid w:val="006121C1"/>
    <w:rPr>
      <w:color w:val="0563C1" w:themeColor="hyperlink"/>
      <w:u w:val="single"/>
    </w:rPr>
  </w:style>
  <w:style w:type="character" w:customStyle="1" w:styleId="Heading4Char">
    <w:name w:val="Heading 4 Char"/>
    <w:basedOn w:val="DefaultParagraphFont"/>
    <w:link w:val="Heading4"/>
    <w:uiPriority w:val="9"/>
    <w:rsid w:val="0059066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E2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247"/>
  </w:style>
  <w:style w:type="paragraph" w:styleId="Footer">
    <w:name w:val="footer"/>
    <w:basedOn w:val="Normal"/>
    <w:link w:val="FooterChar"/>
    <w:unhideWhenUsed/>
    <w:rsid w:val="009E2247"/>
    <w:pPr>
      <w:tabs>
        <w:tab w:val="center" w:pos="4513"/>
        <w:tab w:val="right" w:pos="9026"/>
      </w:tabs>
      <w:spacing w:after="0" w:line="240" w:lineRule="auto"/>
    </w:pPr>
  </w:style>
  <w:style w:type="character" w:customStyle="1" w:styleId="FooterChar">
    <w:name w:val="Footer Char"/>
    <w:basedOn w:val="DefaultParagraphFont"/>
    <w:link w:val="Footer"/>
    <w:rsid w:val="009E2247"/>
  </w:style>
  <w:style w:type="character" w:customStyle="1" w:styleId="Heading5Char">
    <w:name w:val="Heading 5 Char"/>
    <w:basedOn w:val="DefaultParagraphFont"/>
    <w:link w:val="Heading5"/>
    <w:uiPriority w:val="9"/>
    <w:rsid w:val="00A47010"/>
    <w:rPr>
      <w:rFonts w:asciiTheme="majorHAnsi" w:eastAsiaTheme="majorEastAsia" w:hAnsiTheme="majorHAnsi" w:cstheme="majorBidi"/>
      <w:color w:val="2F5496" w:themeColor="accent1" w:themeShade="BF"/>
    </w:rPr>
  </w:style>
  <w:style w:type="paragraph" w:styleId="Revision">
    <w:name w:val="Revision"/>
    <w:hidden/>
    <w:uiPriority w:val="99"/>
    <w:semiHidden/>
    <w:rsid w:val="00396DCA"/>
    <w:pPr>
      <w:spacing w:after="0" w:line="240" w:lineRule="auto"/>
    </w:pPr>
  </w:style>
  <w:style w:type="paragraph" w:styleId="Title">
    <w:name w:val="Title"/>
    <w:basedOn w:val="Normal"/>
    <w:next w:val="Normal"/>
    <w:link w:val="TitleChar"/>
    <w:uiPriority w:val="10"/>
    <w:qFormat/>
    <w:rsid w:val="00564323"/>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564323"/>
    <w:rPr>
      <w:rFonts w:asciiTheme="majorHAnsi" w:eastAsiaTheme="majorEastAsia" w:hAnsiTheme="majorHAnsi" w:cstheme="majorBidi"/>
      <w:spacing w:val="-10"/>
      <w:kern w:val="28"/>
      <w:sz w:val="56"/>
      <w:szCs w:val="56"/>
      <w:lang w:val="en-GB"/>
    </w:rPr>
  </w:style>
  <w:style w:type="paragraph" w:styleId="BodyText">
    <w:name w:val="Body Text"/>
    <w:basedOn w:val="Normal"/>
    <w:link w:val="BodyTextChar"/>
    <w:rsid w:val="00F4020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F40206"/>
    <w:rPr>
      <w:rFonts w:ascii="Times New Roman" w:eastAsia="SimSun" w:hAnsi="Times New Roman" w:cs="Times New Roman"/>
      <w:spacing w:val="-1"/>
      <w:sz w:val="20"/>
      <w:szCs w:val="20"/>
      <w:lang w:val="x-none" w:eastAsia="x-none"/>
    </w:rPr>
  </w:style>
  <w:style w:type="paragraph" w:customStyle="1" w:styleId="figurecaption">
    <w:name w:val="figure caption"/>
    <w:rsid w:val="00F40206"/>
    <w:pPr>
      <w:numPr>
        <w:numId w:val="10"/>
      </w:numPr>
      <w:tabs>
        <w:tab w:val="left" w:pos="533"/>
      </w:tabs>
      <w:spacing w:before="80" w:after="200" w:line="240" w:lineRule="auto"/>
      <w:jc w:val="both"/>
    </w:pPr>
    <w:rPr>
      <w:rFonts w:ascii="Times New Roman" w:eastAsia="SimSun" w:hAnsi="Times New Roman" w:cs="Times New Roman"/>
      <w:noProof/>
      <w:sz w:val="16"/>
      <w:szCs w:val="16"/>
    </w:rPr>
  </w:style>
  <w:style w:type="paragraph" w:customStyle="1" w:styleId="Abstract">
    <w:name w:val="Abstract"/>
    <w:rsid w:val="000F7878"/>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0F7878"/>
    <w:pPr>
      <w:spacing w:before="360" w:after="40" w:line="240" w:lineRule="auto"/>
      <w:jc w:val="center"/>
    </w:pPr>
    <w:rPr>
      <w:rFonts w:ascii="Times New Roman" w:eastAsia="SimSun" w:hAnsi="Times New Roman" w:cs="Times New Roman"/>
      <w:noProof/>
    </w:rPr>
  </w:style>
  <w:style w:type="paragraph" w:customStyle="1" w:styleId="equation">
    <w:name w:val="equation"/>
    <w:basedOn w:val="Normal"/>
    <w:rsid w:val="000F7878"/>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references">
    <w:name w:val="references"/>
    <w:rsid w:val="000F7878"/>
    <w:pPr>
      <w:numPr>
        <w:numId w:val="12"/>
      </w:numPr>
      <w:spacing w:after="50" w:line="180" w:lineRule="exact"/>
      <w:jc w:val="both"/>
    </w:pPr>
    <w:rPr>
      <w:rFonts w:ascii="Times New Roman" w:eastAsia="MS Mincho" w:hAnsi="Times New Roman" w:cs="Times New Roman"/>
      <w:noProof/>
      <w:sz w:val="16"/>
      <w:szCs w:val="16"/>
    </w:rPr>
  </w:style>
  <w:style w:type="paragraph" w:customStyle="1" w:styleId="tablecopy">
    <w:name w:val="table copy"/>
    <w:rsid w:val="000F7878"/>
    <w:pPr>
      <w:spacing w:after="0" w:line="240" w:lineRule="auto"/>
      <w:jc w:val="both"/>
    </w:pPr>
    <w:rPr>
      <w:rFonts w:ascii="Times New Roman" w:eastAsia="SimSun" w:hAnsi="Times New Roman" w:cs="Times New Roman"/>
      <w:noProof/>
      <w:sz w:val="16"/>
      <w:szCs w:val="16"/>
    </w:rPr>
  </w:style>
  <w:style w:type="paragraph" w:customStyle="1" w:styleId="tablehead">
    <w:name w:val="table head"/>
    <w:rsid w:val="000F7878"/>
    <w:pPr>
      <w:numPr>
        <w:numId w:val="13"/>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0F7878"/>
    <w:pPr>
      <w:spacing w:after="120"/>
      <w:ind w:firstLine="274"/>
    </w:pPr>
    <w:rPr>
      <w:i/>
    </w:rPr>
  </w:style>
  <w:style w:type="paragraph" w:styleId="Caption">
    <w:name w:val="caption"/>
    <w:basedOn w:val="Normal"/>
    <w:next w:val="Normal"/>
    <w:uiPriority w:val="35"/>
    <w:unhideWhenUsed/>
    <w:qFormat/>
    <w:rsid w:val="00430ABC"/>
    <w:pPr>
      <w:spacing w:after="200" w:line="240" w:lineRule="auto"/>
    </w:pPr>
    <w:rPr>
      <w:i/>
      <w:iCs/>
      <w:color w:val="44546A" w:themeColor="text2"/>
      <w:sz w:val="18"/>
      <w:szCs w:val="18"/>
    </w:rPr>
  </w:style>
  <w:style w:type="table" w:styleId="GridTable1Light">
    <w:name w:val="Grid Table 1 Light"/>
    <w:basedOn w:val="TableNormal"/>
    <w:uiPriority w:val="46"/>
    <w:rsid w:val="007851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C247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28915">
      <w:bodyDiv w:val="1"/>
      <w:marLeft w:val="0"/>
      <w:marRight w:val="0"/>
      <w:marTop w:val="0"/>
      <w:marBottom w:val="0"/>
      <w:divBdr>
        <w:top w:val="none" w:sz="0" w:space="0" w:color="auto"/>
        <w:left w:val="none" w:sz="0" w:space="0" w:color="auto"/>
        <w:bottom w:val="none" w:sz="0" w:space="0" w:color="auto"/>
        <w:right w:val="none" w:sz="0" w:space="0" w:color="auto"/>
      </w:divBdr>
    </w:div>
    <w:div w:id="1189180121">
      <w:bodyDiv w:val="1"/>
      <w:marLeft w:val="0"/>
      <w:marRight w:val="0"/>
      <w:marTop w:val="0"/>
      <w:marBottom w:val="0"/>
      <w:divBdr>
        <w:top w:val="none" w:sz="0" w:space="0" w:color="auto"/>
        <w:left w:val="none" w:sz="0" w:space="0" w:color="auto"/>
        <w:bottom w:val="none" w:sz="0" w:space="0" w:color="auto"/>
        <w:right w:val="none" w:sz="0" w:space="0" w:color="auto"/>
      </w:divBdr>
    </w:div>
    <w:div w:id="1952349759">
      <w:bodyDiv w:val="1"/>
      <w:marLeft w:val="0"/>
      <w:marRight w:val="0"/>
      <w:marTop w:val="0"/>
      <w:marBottom w:val="0"/>
      <w:divBdr>
        <w:top w:val="none" w:sz="0" w:space="0" w:color="auto"/>
        <w:left w:val="none" w:sz="0" w:space="0" w:color="auto"/>
        <w:bottom w:val="none" w:sz="0" w:space="0" w:color="auto"/>
        <w:right w:val="none" w:sz="0" w:space="0" w:color="auto"/>
      </w:divBdr>
    </w:div>
    <w:div w:id="2139834458">
      <w:bodyDiv w:val="1"/>
      <w:marLeft w:val="0"/>
      <w:marRight w:val="0"/>
      <w:marTop w:val="0"/>
      <w:marBottom w:val="0"/>
      <w:divBdr>
        <w:top w:val="none" w:sz="0" w:space="0" w:color="auto"/>
        <w:left w:val="none" w:sz="0" w:space="0" w:color="auto"/>
        <w:bottom w:val="none" w:sz="0" w:space="0" w:color="auto"/>
        <w:right w:val="none" w:sz="0" w:space="0" w:color="auto"/>
      </w:divBdr>
      <w:divsChild>
        <w:div w:id="1604728505">
          <w:marLeft w:val="0"/>
          <w:marRight w:val="0"/>
          <w:marTop w:val="0"/>
          <w:marBottom w:val="0"/>
          <w:divBdr>
            <w:top w:val="none" w:sz="0" w:space="0" w:color="auto"/>
            <w:left w:val="none" w:sz="0" w:space="0" w:color="auto"/>
            <w:bottom w:val="none" w:sz="0" w:space="0" w:color="auto"/>
            <w:right w:val="none" w:sz="0" w:space="0" w:color="auto"/>
          </w:divBdr>
          <w:divsChild>
            <w:div w:id="4746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D161D-6329-4B2F-A352-A80DFD49A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23</Pages>
  <Words>24862</Words>
  <Characters>141715</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166245</CharactersWithSpaces>
  <SharedDoc>false</SharedDoc>
  <HLinks>
    <vt:vector size="150" baseType="variant">
      <vt:variant>
        <vt:i4>1114161</vt:i4>
      </vt:variant>
      <vt:variant>
        <vt:i4>146</vt:i4>
      </vt:variant>
      <vt:variant>
        <vt:i4>0</vt:i4>
      </vt:variant>
      <vt:variant>
        <vt:i4>5</vt:i4>
      </vt:variant>
      <vt:variant>
        <vt:lpwstr/>
      </vt:variant>
      <vt:variant>
        <vt:lpwstr>_Toc113535078</vt:lpwstr>
      </vt:variant>
      <vt:variant>
        <vt:i4>1114161</vt:i4>
      </vt:variant>
      <vt:variant>
        <vt:i4>140</vt:i4>
      </vt:variant>
      <vt:variant>
        <vt:i4>0</vt:i4>
      </vt:variant>
      <vt:variant>
        <vt:i4>5</vt:i4>
      </vt:variant>
      <vt:variant>
        <vt:lpwstr/>
      </vt:variant>
      <vt:variant>
        <vt:lpwstr>_Toc113535077</vt:lpwstr>
      </vt:variant>
      <vt:variant>
        <vt:i4>1114161</vt:i4>
      </vt:variant>
      <vt:variant>
        <vt:i4>134</vt:i4>
      </vt:variant>
      <vt:variant>
        <vt:i4>0</vt:i4>
      </vt:variant>
      <vt:variant>
        <vt:i4>5</vt:i4>
      </vt:variant>
      <vt:variant>
        <vt:lpwstr/>
      </vt:variant>
      <vt:variant>
        <vt:lpwstr>_Toc113535076</vt:lpwstr>
      </vt:variant>
      <vt:variant>
        <vt:i4>1114161</vt:i4>
      </vt:variant>
      <vt:variant>
        <vt:i4>128</vt:i4>
      </vt:variant>
      <vt:variant>
        <vt:i4>0</vt:i4>
      </vt:variant>
      <vt:variant>
        <vt:i4>5</vt:i4>
      </vt:variant>
      <vt:variant>
        <vt:lpwstr/>
      </vt:variant>
      <vt:variant>
        <vt:lpwstr>_Toc113535075</vt:lpwstr>
      </vt:variant>
      <vt:variant>
        <vt:i4>1114161</vt:i4>
      </vt:variant>
      <vt:variant>
        <vt:i4>122</vt:i4>
      </vt:variant>
      <vt:variant>
        <vt:i4>0</vt:i4>
      </vt:variant>
      <vt:variant>
        <vt:i4>5</vt:i4>
      </vt:variant>
      <vt:variant>
        <vt:lpwstr/>
      </vt:variant>
      <vt:variant>
        <vt:lpwstr>_Toc113535074</vt:lpwstr>
      </vt:variant>
      <vt:variant>
        <vt:i4>1114161</vt:i4>
      </vt:variant>
      <vt:variant>
        <vt:i4>116</vt:i4>
      </vt:variant>
      <vt:variant>
        <vt:i4>0</vt:i4>
      </vt:variant>
      <vt:variant>
        <vt:i4>5</vt:i4>
      </vt:variant>
      <vt:variant>
        <vt:lpwstr/>
      </vt:variant>
      <vt:variant>
        <vt:lpwstr>_Toc113535073</vt:lpwstr>
      </vt:variant>
      <vt:variant>
        <vt:i4>1114161</vt:i4>
      </vt:variant>
      <vt:variant>
        <vt:i4>110</vt:i4>
      </vt:variant>
      <vt:variant>
        <vt:i4>0</vt:i4>
      </vt:variant>
      <vt:variant>
        <vt:i4>5</vt:i4>
      </vt:variant>
      <vt:variant>
        <vt:lpwstr/>
      </vt:variant>
      <vt:variant>
        <vt:lpwstr>_Toc113535072</vt:lpwstr>
      </vt:variant>
      <vt:variant>
        <vt:i4>1114161</vt:i4>
      </vt:variant>
      <vt:variant>
        <vt:i4>104</vt:i4>
      </vt:variant>
      <vt:variant>
        <vt:i4>0</vt:i4>
      </vt:variant>
      <vt:variant>
        <vt:i4>5</vt:i4>
      </vt:variant>
      <vt:variant>
        <vt:lpwstr/>
      </vt:variant>
      <vt:variant>
        <vt:lpwstr>_Toc113535071</vt:lpwstr>
      </vt:variant>
      <vt:variant>
        <vt:i4>1114161</vt:i4>
      </vt:variant>
      <vt:variant>
        <vt:i4>98</vt:i4>
      </vt:variant>
      <vt:variant>
        <vt:i4>0</vt:i4>
      </vt:variant>
      <vt:variant>
        <vt:i4>5</vt:i4>
      </vt:variant>
      <vt:variant>
        <vt:lpwstr/>
      </vt:variant>
      <vt:variant>
        <vt:lpwstr>_Toc113535070</vt:lpwstr>
      </vt:variant>
      <vt:variant>
        <vt:i4>1048625</vt:i4>
      </vt:variant>
      <vt:variant>
        <vt:i4>92</vt:i4>
      </vt:variant>
      <vt:variant>
        <vt:i4>0</vt:i4>
      </vt:variant>
      <vt:variant>
        <vt:i4>5</vt:i4>
      </vt:variant>
      <vt:variant>
        <vt:lpwstr/>
      </vt:variant>
      <vt:variant>
        <vt:lpwstr>_Toc113535069</vt:lpwstr>
      </vt:variant>
      <vt:variant>
        <vt:i4>1048625</vt:i4>
      </vt:variant>
      <vt:variant>
        <vt:i4>86</vt:i4>
      </vt:variant>
      <vt:variant>
        <vt:i4>0</vt:i4>
      </vt:variant>
      <vt:variant>
        <vt:i4>5</vt:i4>
      </vt:variant>
      <vt:variant>
        <vt:lpwstr/>
      </vt:variant>
      <vt:variant>
        <vt:lpwstr>_Toc113535068</vt:lpwstr>
      </vt:variant>
      <vt:variant>
        <vt:i4>1048625</vt:i4>
      </vt:variant>
      <vt:variant>
        <vt:i4>80</vt:i4>
      </vt:variant>
      <vt:variant>
        <vt:i4>0</vt:i4>
      </vt:variant>
      <vt:variant>
        <vt:i4>5</vt:i4>
      </vt:variant>
      <vt:variant>
        <vt:lpwstr/>
      </vt:variant>
      <vt:variant>
        <vt:lpwstr>_Toc113535067</vt:lpwstr>
      </vt:variant>
      <vt:variant>
        <vt:i4>1048625</vt:i4>
      </vt:variant>
      <vt:variant>
        <vt:i4>74</vt:i4>
      </vt:variant>
      <vt:variant>
        <vt:i4>0</vt:i4>
      </vt:variant>
      <vt:variant>
        <vt:i4>5</vt:i4>
      </vt:variant>
      <vt:variant>
        <vt:lpwstr/>
      </vt:variant>
      <vt:variant>
        <vt:lpwstr>_Toc113535066</vt:lpwstr>
      </vt:variant>
      <vt:variant>
        <vt:i4>1048625</vt:i4>
      </vt:variant>
      <vt:variant>
        <vt:i4>68</vt:i4>
      </vt:variant>
      <vt:variant>
        <vt:i4>0</vt:i4>
      </vt:variant>
      <vt:variant>
        <vt:i4>5</vt:i4>
      </vt:variant>
      <vt:variant>
        <vt:lpwstr/>
      </vt:variant>
      <vt:variant>
        <vt:lpwstr>_Toc113535065</vt:lpwstr>
      </vt:variant>
      <vt:variant>
        <vt:i4>1048625</vt:i4>
      </vt:variant>
      <vt:variant>
        <vt:i4>62</vt:i4>
      </vt:variant>
      <vt:variant>
        <vt:i4>0</vt:i4>
      </vt:variant>
      <vt:variant>
        <vt:i4>5</vt:i4>
      </vt:variant>
      <vt:variant>
        <vt:lpwstr/>
      </vt:variant>
      <vt:variant>
        <vt:lpwstr>_Toc113535064</vt:lpwstr>
      </vt:variant>
      <vt:variant>
        <vt:i4>1048625</vt:i4>
      </vt:variant>
      <vt:variant>
        <vt:i4>56</vt:i4>
      </vt:variant>
      <vt:variant>
        <vt:i4>0</vt:i4>
      </vt:variant>
      <vt:variant>
        <vt:i4>5</vt:i4>
      </vt:variant>
      <vt:variant>
        <vt:lpwstr/>
      </vt:variant>
      <vt:variant>
        <vt:lpwstr>_Toc113535063</vt:lpwstr>
      </vt:variant>
      <vt:variant>
        <vt:i4>1048625</vt:i4>
      </vt:variant>
      <vt:variant>
        <vt:i4>50</vt:i4>
      </vt:variant>
      <vt:variant>
        <vt:i4>0</vt:i4>
      </vt:variant>
      <vt:variant>
        <vt:i4>5</vt:i4>
      </vt:variant>
      <vt:variant>
        <vt:lpwstr/>
      </vt:variant>
      <vt:variant>
        <vt:lpwstr>_Toc113535062</vt:lpwstr>
      </vt:variant>
      <vt:variant>
        <vt:i4>1048625</vt:i4>
      </vt:variant>
      <vt:variant>
        <vt:i4>44</vt:i4>
      </vt:variant>
      <vt:variant>
        <vt:i4>0</vt:i4>
      </vt:variant>
      <vt:variant>
        <vt:i4>5</vt:i4>
      </vt:variant>
      <vt:variant>
        <vt:lpwstr/>
      </vt:variant>
      <vt:variant>
        <vt:lpwstr>_Toc113535061</vt:lpwstr>
      </vt:variant>
      <vt:variant>
        <vt:i4>1048625</vt:i4>
      </vt:variant>
      <vt:variant>
        <vt:i4>38</vt:i4>
      </vt:variant>
      <vt:variant>
        <vt:i4>0</vt:i4>
      </vt:variant>
      <vt:variant>
        <vt:i4>5</vt:i4>
      </vt:variant>
      <vt:variant>
        <vt:lpwstr/>
      </vt:variant>
      <vt:variant>
        <vt:lpwstr>_Toc113535060</vt:lpwstr>
      </vt:variant>
      <vt:variant>
        <vt:i4>1245233</vt:i4>
      </vt:variant>
      <vt:variant>
        <vt:i4>32</vt:i4>
      </vt:variant>
      <vt:variant>
        <vt:i4>0</vt:i4>
      </vt:variant>
      <vt:variant>
        <vt:i4>5</vt:i4>
      </vt:variant>
      <vt:variant>
        <vt:lpwstr/>
      </vt:variant>
      <vt:variant>
        <vt:lpwstr>_Toc113535059</vt:lpwstr>
      </vt:variant>
      <vt:variant>
        <vt:i4>1245233</vt:i4>
      </vt:variant>
      <vt:variant>
        <vt:i4>26</vt:i4>
      </vt:variant>
      <vt:variant>
        <vt:i4>0</vt:i4>
      </vt:variant>
      <vt:variant>
        <vt:i4>5</vt:i4>
      </vt:variant>
      <vt:variant>
        <vt:lpwstr/>
      </vt:variant>
      <vt:variant>
        <vt:lpwstr>_Toc113535058</vt:lpwstr>
      </vt:variant>
      <vt:variant>
        <vt:i4>1245233</vt:i4>
      </vt:variant>
      <vt:variant>
        <vt:i4>20</vt:i4>
      </vt:variant>
      <vt:variant>
        <vt:i4>0</vt:i4>
      </vt:variant>
      <vt:variant>
        <vt:i4>5</vt:i4>
      </vt:variant>
      <vt:variant>
        <vt:lpwstr/>
      </vt:variant>
      <vt:variant>
        <vt:lpwstr>_Toc113535057</vt:lpwstr>
      </vt:variant>
      <vt:variant>
        <vt:i4>1245233</vt:i4>
      </vt:variant>
      <vt:variant>
        <vt:i4>14</vt:i4>
      </vt:variant>
      <vt:variant>
        <vt:i4>0</vt:i4>
      </vt:variant>
      <vt:variant>
        <vt:i4>5</vt:i4>
      </vt:variant>
      <vt:variant>
        <vt:lpwstr/>
      </vt:variant>
      <vt:variant>
        <vt:lpwstr>_Toc113535056</vt:lpwstr>
      </vt:variant>
      <vt:variant>
        <vt:i4>1245233</vt:i4>
      </vt:variant>
      <vt:variant>
        <vt:i4>8</vt:i4>
      </vt:variant>
      <vt:variant>
        <vt:i4>0</vt:i4>
      </vt:variant>
      <vt:variant>
        <vt:i4>5</vt:i4>
      </vt:variant>
      <vt:variant>
        <vt:lpwstr/>
      </vt:variant>
      <vt:variant>
        <vt:lpwstr>_Toc113535055</vt:lpwstr>
      </vt:variant>
      <vt:variant>
        <vt:i4>1245233</vt:i4>
      </vt:variant>
      <vt:variant>
        <vt:i4>2</vt:i4>
      </vt:variant>
      <vt:variant>
        <vt:i4>0</vt:i4>
      </vt:variant>
      <vt:variant>
        <vt:i4>5</vt:i4>
      </vt:variant>
      <vt:variant>
        <vt:lpwstr/>
      </vt:variant>
      <vt:variant>
        <vt:lpwstr>_Toc113535054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McKnight</dc:creator>
  <cp:keywords/>
  <dc:description/>
  <cp:lastModifiedBy>Shaun McKnight</cp:lastModifiedBy>
  <cp:revision>7</cp:revision>
  <dcterms:created xsi:type="dcterms:W3CDTF">2022-10-06T15:13:00Z</dcterms:created>
  <dcterms:modified xsi:type="dcterms:W3CDTF">2022-10-07T10:21:00Z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nalAbbreviations" value="true"/&gt;&lt;/prefs&gt;&lt;/data&gt;</vt:lpwstr>
  </property>
  <property fmtid="{D5CDD505-2E9C-101B-9397-08002B2CF9AE}" pid="3" name="ZOTERO_PREF_1">
    <vt:lpwstr>&lt;data data-version="3" zotero-version="6.0.15"&gt;&lt;session id="QE7MrBBL"/&gt;&lt;style id="http://www.zotero.org/styles/ieee" locale="en-GB" hasBibliography="1" bibliographyStyleHasBeenSet="1"/&gt;&lt;prefs&gt;&lt;pref name="fieldType" value="Field"/&gt;&lt;pref name="automaticJour</vt:lpwstr>
  </property>
</Properties>
</file>